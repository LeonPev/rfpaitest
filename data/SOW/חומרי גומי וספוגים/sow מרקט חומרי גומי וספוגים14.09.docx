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6D4E28" w14:textId="2F9EA23C" w:rsidR="00B210BD" w:rsidRPr="00525F87" w:rsidRDefault="00B210BD" w:rsidP="00525F87">
      <w:pPr>
        <w:spacing w:line="360" w:lineRule="auto"/>
        <w:jc w:val="both"/>
        <w:rPr>
          <w:rFonts w:hint="cs"/>
          <w:b/>
          <w:bCs/>
          <w:u w:val="single"/>
          <w:rtl/>
        </w:rPr>
      </w:pPr>
    </w:p>
    <w:p w14:paraId="3E22332D" w14:textId="77777777" w:rsidR="00CF362D" w:rsidRPr="00CF362D" w:rsidRDefault="00CF362D" w:rsidP="00CF362D">
      <w:pPr>
        <w:spacing w:line="276" w:lineRule="auto"/>
        <w:jc w:val="center"/>
        <w:rPr>
          <w:rFonts w:ascii="David" w:hAnsi="David"/>
          <w:b/>
          <w:bCs/>
          <w:sz w:val="48"/>
          <w:szCs w:val="48"/>
          <w:rtl/>
        </w:rPr>
      </w:pPr>
      <w:r w:rsidRPr="00CF362D">
        <w:rPr>
          <w:rFonts w:ascii="David" w:hAnsi="David" w:hint="cs"/>
          <w:b/>
          <w:bCs/>
          <w:sz w:val="48"/>
          <w:szCs w:val="48"/>
          <w:rtl/>
        </w:rPr>
        <w:t>אגף הטכנולוגיה והלוגיסטיקה</w:t>
      </w:r>
    </w:p>
    <w:p w14:paraId="4112179F" w14:textId="77777777" w:rsidR="00CF362D" w:rsidRPr="00CF362D" w:rsidRDefault="00CF362D" w:rsidP="00CF362D">
      <w:pPr>
        <w:spacing w:line="276" w:lineRule="auto"/>
        <w:jc w:val="center"/>
        <w:rPr>
          <w:rFonts w:ascii="David" w:hAnsi="David"/>
          <w:b/>
          <w:bCs/>
          <w:sz w:val="48"/>
          <w:szCs w:val="48"/>
          <w:rtl/>
        </w:rPr>
      </w:pPr>
      <w:r w:rsidRPr="00CF362D">
        <w:rPr>
          <w:rFonts w:ascii="David" w:hAnsi="David" w:hint="cs"/>
          <w:b/>
          <w:bCs/>
          <w:sz w:val="48"/>
          <w:szCs w:val="48"/>
          <w:rtl/>
        </w:rPr>
        <w:t>מרכז ההספקה המטכ"לי</w:t>
      </w:r>
    </w:p>
    <w:p w14:paraId="6E20FEA2" w14:textId="77777777" w:rsidR="00CF362D" w:rsidRPr="00CF362D" w:rsidRDefault="00CF362D" w:rsidP="00CF362D">
      <w:pPr>
        <w:spacing w:line="276" w:lineRule="auto"/>
        <w:jc w:val="center"/>
        <w:rPr>
          <w:rFonts w:ascii="David" w:hAnsi="David"/>
          <w:b/>
          <w:bCs/>
          <w:sz w:val="48"/>
          <w:szCs w:val="48"/>
          <w:rtl/>
        </w:rPr>
      </w:pPr>
    </w:p>
    <w:p w14:paraId="02D57ED2" w14:textId="506BFDF4" w:rsidR="00CF362D" w:rsidRPr="00CF362D" w:rsidRDefault="00CF362D" w:rsidP="00CF362D">
      <w:pPr>
        <w:spacing w:line="276" w:lineRule="auto"/>
        <w:jc w:val="center"/>
        <w:rPr>
          <w:rFonts w:ascii="David" w:hAnsi="David"/>
          <w:b/>
          <w:bCs/>
          <w:sz w:val="48"/>
          <w:szCs w:val="48"/>
          <w:rtl/>
        </w:rPr>
      </w:pPr>
      <w:r w:rsidRPr="00CF362D">
        <w:rPr>
          <w:rFonts w:ascii="David" w:hAnsi="David" w:hint="cs"/>
          <w:b/>
          <w:bCs/>
          <w:sz w:val="48"/>
          <w:szCs w:val="48"/>
          <w:rtl/>
        </w:rPr>
        <w:t>מחלקת ההפעלה/ענף החלפים והאצעים/מדור חומרים</w:t>
      </w:r>
    </w:p>
    <w:p w14:paraId="536EFC67" w14:textId="77777777" w:rsidR="00CF362D" w:rsidRDefault="00CF362D" w:rsidP="00CF362D">
      <w:pPr>
        <w:spacing w:line="276" w:lineRule="auto"/>
        <w:jc w:val="center"/>
        <w:rPr>
          <w:rFonts w:ascii="David" w:hAnsi="David"/>
          <w:b/>
          <w:bCs/>
          <w:sz w:val="24"/>
          <w:szCs w:val="24"/>
          <w:rtl/>
        </w:rPr>
      </w:pPr>
    </w:p>
    <w:p w14:paraId="63D5EB83" w14:textId="063B46CA" w:rsidR="00CF362D" w:rsidRDefault="00CF362D" w:rsidP="00CF362D">
      <w:pPr>
        <w:spacing w:line="276" w:lineRule="auto"/>
        <w:jc w:val="center"/>
        <w:rPr>
          <w:rFonts w:ascii="David" w:hAnsi="David"/>
          <w:b/>
          <w:bCs/>
          <w:sz w:val="48"/>
          <w:szCs w:val="48"/>
          <w:rtl/>
        </w:rPr>
      </w:pPr>
      <w:r w:rsidRPr="00CF362D">
        <w:rPr>
          <w:rFonts w:ascii="David" w:hAnsi="David" w:hint="cs"/>
          <w:b/>
          <w:bCs/>
          <w:sz w:val="48"/>
          <w:szCs w:val="48"/>
          <w:rtl/>
        </w:rPr>
        <w:t>מסמך תכולת עבודה (</w:t>
      </w:r>
      <w:r w:rsidRPr="00CF362D">
        <w:rPr>
          <w:rFonts w:ascii="David" w:hAnsi="David" w:hint="cs"/>
          <w:b/>
          <w:bCs/>
          <w:sz w:val="48"/>
          <w:szCs w:val="48"/>
        </w:rPr>
        <w:t>SOW</w:t>
      </w:r>
      <w:r w:rsidRPr="00CF362D">
        <w:rPr>
          <w:rFonts w:ascii="David" w:hAnsi="David" w:hint="cs"/>
          <w:b/>
          <w:bCs/>
          <w:sz w:val="48"/>
          <w:szCs w:val="48"/>
          <w:rtl/>
        </w:rPr>
        <w:t>)</w:t>
      </w:r>
    </w:p>
    <w:p w14:paraId="2B176343" w14:textId="77777777" w:rsidR="00CF362D" w:rsidRPr="00CF362D" w:rsidRDefault="00CF362D" w:rsidP="00CF362D">
      <w:pPr>
        <w:spacing w:line="276" w:lineRule="auto"/>
        <w:jc w:val="center"/>
        <w:rPr>
          <w:rFonts w:ascii="David" w:hAnsi="David"/>
          <w:b/>
          <w:bCs/>
          <w:sz w:val="48"/>
          <w:szCs w:val="48"/>
          <w:rtl/>
        </w:rPr>
      </w:pPr>
    </w:p>
    <w:p w14:paraId="082561A7" w14:textId="509C5BB5" w:rsidR="00CF362D" w:rsidRPr="00CF362D" w:rsidRDefault="00CF362D" w:rsidP="00CF362D">
      <w:pPr>
        <w:pStyle w:val="NormalWeb"/>
        <w:bidi/>
        <w:spacing w:before="0" w:beforeAutospacing="0" w:after="0" w:afterAutospacing="0"/>
        <w:jc w:val="center"/>
        <w:rPr>
          <w:rFonts w:ascii="Arial Black"/>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noFill/>
          </w14:textFill>
        </w:rPr>
      </w:pPr>
      <w:r w:rsidRPr="00CF362D">
        <w:rPr>
          <w:rFonts w:ascii="David" w:eastAsia="Times New Roman" w:hAnsi="David" w:cs="David" w:hint="cs"/>
          <w:b/>
          <w:bCs/>
          <w:sz w:val="44"/>
          <w:szCs w:val="44"/>
          <w:rtl/>
        </w:rPr>
        <w:t>לרכש לוחות גומי ,ספוגים חסיני אש,לוחות שעם ולבדים</w:t>
      </w:r>
      <w:r w:rsidRPr="00CF362D">
        <w:rPr>
          <w:rFonts w:ascii="Arial Black" w:hint="cs"/>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noFill/>
          </w14:textFill>
        </w:rPr>
        <w:t xml:space="preserve"> וחות גומי,ספוגים בד חסין אש,שעם ולבדים</w:t>
      </w:r>
    </w:p>
    <w:p w14:paraId="20B8E73E" w14:textId="74139F56" w:rsidR="00CF362D" w:rsidRDefault="00CF362D" w:rsidP="00CF362D">
      <w:pPr>
        <w:spacing w:line="276" w:lineRule="auto"/>
        <w:jc w:val="center"/>
        <w:rPr>
          <w:rFonts w:ascii="David" w:hAnsi="David"/>
          <w:b/>
          <w:bCs/>
          <w:sz w:val="24"/>
          <w:szCs w:val="24"/>
          <w:u w:val="single"/>
          <w:rtl/>
        </w:rPr>
      </w:pPr>
    </w:p>
    <w:p w14:paraId="708C0984" w14:textId="77777777" w:rsidR="00CF362D" w:rsidRDefault="00CF362D" w:rsidP="00CF362D">
      <w:pPr>
        <w:spacing w:line="276" w:lineRule="auto"/>
        <w:jc w:val="center"/>
        <w:rPr>
          <w:rFonts w:ascii="David" w:hAnsi="David"/>
          <w:b/>
          <w:bCs/>
          <w:sz w:val="24"/>
          <w:szCs w:val="24"/>
          <w:u w:val="single"/>
          <w:rtl/>
        </w:rPr>
      </w:pPr>
    </w:p>
    <w:p w14:paraId="4755FE8B" w14:textId="77777777" w:rsidR="00CF362D" w:rsidRPr="008B54AC" w:rsidRDefault="00CF362D" w:rsidP="00CF362D">
      <w:pPr>
        <w:spacing w:line="276" w:lineRule="auto"/>
        <w:jc w:val="center"/>
        <w:rPr>
          <w:rFonts w:ascii="David" w:hAnsi="David"/>
          <w:b/>
          <w:bCs/>
          <w:sz w:val="24"/>
          <w:szCs w:val="24"/>
          <w:u w:val="single"/>
          <w:rtl/>
        </w:rPr>
      </w:pPr>
    </w:p>
    <w:tbl>
      <w:tblPr>
        <w:tblStyle w:val="a7"/>
        <w:bidiVisual/>
        <w:tblW w:w="0" w:type="auto"/>
        <w:tblLook w:val="04A0" w:firstRow="1" w:lastRow="0" w:firstColumn="1" w:lastColumn="0" w:noHBand="0" w:noVBand="1"/>
      </w:tblPr>
      <w:tblGrid>
        <w:gridCol w:w="932"/>
        <w:gridCol w:w="5248"/>
        <w:gridCol w:w="2116"/>
      </w:tblGrid>
      <w:tr w:rsidR="00CF362D" w14:paraId="695C1779" w14:textId="77777777" w:rsidTr="009E5FA9">
        <w:tc>
          <w:tcPr>
            <w:tcW w:w="932" w:type="dxa"/>
            <w:shd w:val="clear" w:color="auto" w:fill="auto"/>
          </w:tcPr>
          <w:p w14:paraId="4913026C"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מס"ד</w:t>
            </w:r>
          </w:p>
        </w:tc>
        <w:tc>
          <w:tcPr>
            <w:tcW w:w="5248" w:type="dxa"/>
            <w:shd w:val="clear" w:color="auto" w:fill="auto"/>
          </w:tcPr>
          <w:p w14:paraId="7950C099" w14:textId="77777777" w:rsidR="00CF362D" w:rsidRDefault="00CF362D" w:rsidP="009E5FA9">
            <w:pPr>
              <w:spacing w:line="276" w:lineRule="auto"/>
              <w:rPr>
                <w:rFonts w:ascii="David" w:hAnsi="David"/>
                <w:b/>
                <w:bCs/>
                <w:sz w:val="24"/>
                <w:szCs w:val="24"/>
                <w:rtl/>
              </w:rPr>
            </w:pPr>
            <w:r>
              <w:rPr>
                <w:rFonts w:ascii="David" w:hAnsi="David" w:hint="cs"/>
                <w:b/>
                <w:bCs/>
                <w:sz w:val="24"/>
                <w:szCs w:val="24"/>
                <w:rtl/>
              </w:rPr>
              <w:t>נושא</w:t>
            </w:r>
          </w:p>
        </w:tc>
        <w:tc>
          <w:tcPr>
            <w:tcW w:w="2116" w:type="dxa"/>
            <w:shd w:val="clear" w:color="auto" w:fill="auto"/>
          </w:tcPr>
          <w:p w14:paraId="29F9A5D8"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עמודים</w:t>
            </w:r>
          </w:p>
        </w:tc>
      </w:tr>
      <w:tr w:rsidR="00CF362D" w14:paraId="49089786" w14:textId="77777777" w:rsidTr="009E5FA9">
        <w:tc>
          <w:tcPr>
            <w:tcW w:w="932" w:type="dxa"/>
          </w:tcPr>
          <w:p w14:paraId="0CFD6C27"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1</w:t>
            </w:r>
          </w:p>
        </w:tc>
        <w:tc>
          <w:tcPr>
            <w:tcW w:w="5248" w:type="dxa"/>
          </w:tcPr>
          <w:p w14:paraId="712ADCEC" w14:textId="77777777" w:rsidR="00CF362D" w:rsidRDefault="00CF362D" w:rsidP="009E5FA9">
            <w:pPr>
              <w:spacing w:line="276" w:lineRule="auto"/>
              <w:rPr>
                <w:rFonts w:ascii="David" w:hAnsi="David"/>
                <w:b/>
                <w:bCs/>
                <w:sz w:val="24"/>
                <w:szCs w:val="24"/>
                <w:rtl/>
              </w:rPr>
            </w:pPr>
            <w:r>
              <w:rPr>
                <w:rFonts w:ascii="David" w:hAnsi="David" w:hint="cs"/>
                <w:b/>
                <w:bCs/>
                <w:sz w:val="24"/>
                <w:szCs w:val="24"/>
                <w:rtl/>
              </w:rPr>
              <w:t>כללי</w:t>
            </w:r>
          </w:p>
        </w:tc>
        <w:tc>
          <w:tcPr>
            <w:tcW w:w="2116" w:type="dxa"/>
          </w:tcPr>
          <w:p w14:paraId="146A31E3"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1</w:t>
            </w:r>
          </w:p>
        </w:tc>
      </w:tr>
      <w:tr w:rsidR="00CF362D" w14:paraId="483671F6" w14:textId="77777777" w:rsidTr="009E5FA9">
        <w:tc>
          <w:tcPr>
            <w:tcW w:w="932" w:type="dxa"/>
          </w:tcPr>
          <w:p w14:paraId="69A9C326"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2</w:t>
            </w:r>
          </w:p>
        </w:tc>
        <w:tc>
          <w:tcPr>
            <w:tcW w:w="5248" w:type="dxa"/>
          </w:tcPr>
          <w:p w14:paraId="30B06FFB" w14:textId="77777777" w:rsidR="00CF362D" w:rsidRDefault="00CF362D" w:rsidP="009E5FA9">
            <w:pPr>
              <w:spacing w:line="276" w:lineRule="auto"/>
              <w:rPr>
                <w:rFonts w:ascii="David" w:hAnsi="David"/>
                <w:b/>
                <w:bCs/>
                <w:sz w:val="24"/>
                <w:szCs w:val="24"/>
                <w:rtl/>
              </w:rPr>
            </w:pPr>
            <w:r>
              <w:rPr>
                <w:rFonts w:ascii="David" w:hAnsi="David" w:hint="cs"/>
                <w:b/>
                <w:bCs/>
                <w:sz w:val="24"/>
                <w:szCs w:val="24"/>
                <w:rtl/>
              </w:rPr>
              <w:t>מושגים והגדרות</w:t>
            </w:r>
          </w:p>
        </w:tc>
        <w:tc>
          <w:tcPr>
            <w:tcW w:w="2116" w:type="dxa"/>
          </w:tcPr>
          <w:p w14:paraId="7BC4CE97"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2-3</w:t>
            </w:r>
          </w:p>
        </w:tc>
      </w:tr>
      <w:tr w:rsidR="00CF362D" w14:paraId="10AB65CD" w14:textId="77777777" w:rsidTr="009E5FA9">
        <w:tc>
          <w:tcPr>
            <w:tcW w:w="932" w:type="dxa"/>
          </w:tcPr>
          <w:p w14:paraId="6BBED4FD"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3</w:t>
            </w:r>
          </w:p>
        </w:tc>
        <w:tc>
          <w:tcPr>
            <w:tcW w:w="5248" w:type="dxa"/>
          </w:tcPr>
          <w:p w14:paraId="12FDD9F6" w14:textId="77777777" w:rsidR="00CF362D" w:rsidRDefault="00CF362D" w:rsidP="009E5FA9">
            <w:pPr>
              <w:spacing w:line="276" w:lineRule="auto"/>
              <w:rPr>
                <w:rFonts w:ascii="David" w:hAnsi="David"/>
                <w:b/>
                <w:bCs/>
                <w:sz w:val="24"/>
                <w:szCs w:val="24"/>
                <w:rtl/>
              </w:rPr>
            </w:pPr>
            <w:r>
              <w:rPr>
                <w:rFonts w:ascii="David" w:hAnsi="David" w:hint="cs"/>
                <w:b/>
                <w:bCs/>
                <w:sz w:val="24"/>
                <w:szCs w:val="24"/>
                <w:rtl/>
              </w:rPr>
              <w:t>חבילת שירות</w:t>
            </w:r>
          </w:p>
        </w:tc>
        <w:tc>
          <w:tcPr>
            <w:tcW w:w="2116" w:type="dxa"/>
          </w:tcPr>
          <w:p w14:paraId="2F9F6326"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4-6</w:t>
            </w:r>
          </w:p>
        </w:tc>
      </w:tr>
      <w:tr w:rsidR="00CF362D" w14:paraId="65267557" w14:textId="77777777" w:rsidTr="009E5FA9">
        <w:tc>
          <w:tcPr>
            <w:tcW w:w="932" w:type="dxa"/>
          </w:tcPr>
          <w:p w14:paraId="1A6D1768"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4</w:t>
            </w:r>
          </w:p>
        </w:tc>
        <w:tc>
          <w:tcPr>
            <w:tcW w:w="5248" w:type="dxa"/>
          </w:tcPr>
          <w:p w14:paraId="6627B184" w14:textId="77777777" w:rsidR="00CF362D" w:rsidRDefault="00CF362D" w:rsidP="009E5FA9">
            <w:pPr>
              <w:spacing w:line="276" w:lineRule="auto"/>
              <w:rPr>
                <w:rFonts w:ascii="David" w:hAnsi="David"/>
                <w:b/>
                <w:bCs/>
                <w:sz w:val="24"/>
                <w:szCs w:val="24"/>
                <w:rtl/>
              </w:rPr>
            </w:pPr>
            <w:r>
              <w:rPr>
                <w:rFonts w:ascii="David" w:hAnsi="David" w:hint="cs"/>
                <w:b/>
                <w:bCs/>
                <w:sz w:val="24"/>
                <w:szCs w:val="24"/>
                <w:rtl/>
              </w:rPr>
              <w:t>אנשי קשר, מסמכים ישימים</w:t>
            </w:r>
          </w:p>
        </w:tc>
        <w:tc>
          <w:tcPr>
            <w:tcW w:w="2116" w:type="dxa"/>
          </w:tcPr>
          <w:p w14:paraId="1BD212C3"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6-7</w:t>
            </w:r>
          </w:p>
        </w:tc>
      </w:tr>
      <w:tr w:rsidR="00CF362D" w14:paraId="62CA8E07" w14:textId="77777777" w:rsidTr="009E5FA9">
        <w:tc>
          <w:tcPr>
            <w:tcW w:w="932" w:type="dxa"/>
          </w:tcPr>
          <w:p w14:paraId="0F7074C8"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5</w:t>
            </w:r>
          </w:p>
        </w:tc>
        <w:tc>
          <w:tcPr>
            <w:tcW w:w="5248" w:type="dxa"/>
          </w:tcPr>
          <w:p w14:paraId="683CDEE4" w14:textId="77777777" w:rsidR="00CF362D" w:rsidRDefault="00CF362D" w:rsidP="009E5FA9">
            <w:pPr>
              <w:spacing w:line="276" w:lineRule="auto"/>
              <w:rPr>
                <w:rFonts w:ascii="David" w:hAnsi="David"/>
                <w:b/>
                <w:bCs/>
                <w:sz w:val="24"/>
                <w:szCs w:val="24"/>
                <w:rtl/>
              </w:rPr>
            </w:pPr>
            <w:r>
              <w:rPr>
                <w:rFonts w:ascii="David" w:hAnsi="David" w:hint="cs"/>
                <w:b/>
                <w:bCs/>
                <w:sz w:val="24"/>
                <w:szCs w:val="24"/>
                <w:rtl/>
              </w:rPr>
              <w:t>הצעה כלי תחליפי, קטלוגים ממוחשבים</w:t>
            </w:r>
          </w:p>
        </w:tc>
        <w:tc>
          <w:tcPr>
            <w:tcW w:w="2116" w:type="dxa"/>
          </w:tcPr>
          <w:p w14:paraId="023FC08D"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8-9</w:t>
            </w:r>
          </w:p>
        </w:tc>
      </w:tr>
      <w:tr w:rsidR="00CF362D" w14:paraId="71F1D66D" w14:textId="77777777" w:rsidTr="009E5FA9">
        <w:tc>
          <w:tcPr>
            <w:tcW w:w="932" w:type="dxa"/>
          </w:tcPr>
          <w:p w14:paraId="0FB79437"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6</w:t>
            </w:r>
          </w:p>
        </w:tc>
        <w:tc>
          <w:tcPr>
            <w:tcW w:w="5248" w:type="dxa"/>
          </w:tcPr>
          <w:p w14:paraId="10BDBB27" w14:textId="77777777" w:rsidR="00CF362D" w:rsidRDefault="00CF362D" w:rsidP="009E5FA9">
            <w:pPr>
              <w:spacing w:line="276" w:lineRule="auto"/>
              <w:rPr>
                <w:rFonts w:ascii="David" w:hAnsi="David"/>
                <w:b/>
                <w:bCs/>
                <w:sz w:val="24"/>
                <w:szCs w:val="24"/>
                <w:rtl/>
              </w:rPr>
            </w:pPr>
            <w:r>
              <w:rPr>
                <w:rFonts w:ascii="David" w:hAnsi="David" w:hint="cs"/>
                <w:b/>
                <w:bCs/>
                <w:sz w:val="24"/>
                <w:szCs w:val="24"/>
                <w:rtl/>
              </w:rPr>
              <w:t>סימון ואריזה, פריסה גאוגרפית, אופן הזמנה ואספקתו</w:t>
            </w:r>
          </w:p>
        </w:tc>
        <w:tc>
          <w:tcPr>
            <w:tcW w:w="2116" w:type="dxa"/>
          </w:tcPr>
          <w:p w14:paraId="59C19159"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9-10</w:t>
            </w:r>
          </w:p>
        </w:tc>
      </w:tr>
      <w:tr w:rsidR="00CF362D" w14:paraId="7DBADC8E" w14:textId="77777777" w:rsidTr="009E5FA9">
        <w:tc>
          <w:tcPr>
            <w:tcW w:w="932" w:type="dxa"/>
          </w:tcPr>
          <w:p w14:paraId="65BBFE4B"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7</w:t>
            </w:r>
          </w:p>
        </w:tc>
        <w:tc>
          <w:tcPr>
            <w:tcW w:w="5248" w:type="dxa"/>
          </w:tcPr>
          <w:p w14:paraId="78177642" w14:textId="77777777" w:rsidR="00CF362D" w:rsidRDefault="00CF362D" w:rsidP="009E5FA9">
            <w:pPr>
              <w:spacing w:line="276" w:lineRule="auto"/>
              <w:rPr>
                <w:rFonts w:ascii="David" w:hAnsi="David"/>
                <w:b/>
                <w:bCs/>
                <w:sz w:val="24"/>
                <w:szCs w:val="24"/>
                <w:rtl/>
              </w:rPr>
            </w:pPr>
            <w:r>
              <w:rPr>
                <w:rFonts w:ascii="David" w:hAnsi="David" w:hint="cs"/>
                <w:b/>
                <w:bCs/>
                <w:sz w:val="24"/>
                <w:szCs w:val="24"/>
                <w:rtl/>
              </w:rPr>
              <w:t>הבטחת איכות, מצב חירום, מפעל חיוני, פיקוד ובקרה</w:t>
            </w:r>
          </w:p>
        </w:tc>
        <w:tc>
          <w:tcPr>
            <w:tcW w:w="2116" w:type="dxa"/>
          </w:tcPr>
          <w:p w14:paraId="3720BB36"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10-11</w:t>
            </w:r>
          </w:p>
        </w:tc>
      </w:tr>
      <w:tr w:rsidR="00CF362D" w14:paraId="3B35B5D0" w14:textId="77777777" w:rsidTr="009E5FA9">
        <w:tc>
          <w:tcPr>
            <w:tcW w:w="932" w:type="dxa"/>
          </w:tcPr>
          <w:p w14:paraId="04AC40E8"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8</w:t>
            </w:r>
          </w:p>
        </w:tc>
        <w:tc>
          <w:tcPr>
            <w:tcW w:w="5248" w:type="dxa"/>
          </w:tcPr>
          <w:p w14:paraId="5F42A792" w14:textId="77777777" w:rsidR="00CF362D" w:rsidRDefault="00CF362D" w:rsidP="009E5FA9">
            <w:pPr>
              <w:spacing w:line="276" w:lineRule="auto"/>
              <w:rPr>
                <w:rFonts w:ascii="David" w:hAnsi="David"/>
                <w:b/>
                <w:bCs/>
                <w:sz w:val="24"/>
                <w:szCs w:val="24"/>
                <w:rtl/>
              </w:rPr>
            </w:pPr>
            <w:r>
              <w:rPr>
                <w:rFonts w:ascii="David" w:hAnsi="David" w:hint="cs"/>
                <w:b/>
                <w:bCs/>
                <w:sz w:val="24"/>
                <w:szCs w:val="24"/>
                <w:rtl/>
              </w:rPr>
              <w:t>ביטחון והבטחת המידע, הוספת פריטים</w:t>
            </w:r>
          </w:p>
        </w:tc>
        <w:tc>
          <w:tcPr>
            <w:tcW w:w="2116" w:type="dxa"/>
          </w:tcPr>
          <w:p w14:paraId="1B237B16"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12</w:t>
            </w:r>
          </w:p>
        </w:tc>
      </w:tr>
      <w:tr w:rsidR="00CF362D" w14:paraId="64EC78D4" w14:textId="77777777" w:rsidTr="009E5FA9">
        <w:tc>
          <w:tcPr>
            <w:tcW w:w="932" w:type="dxa"/>
          </w:tcPr>
          <w:p w14:paraId="168CB698"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9</w:t>
            </w:r>
          </w:p>
        </w:tc>
        <w:tc>
          <w:tcPr>
            <w:tcW w:w="5248" w:type="dxa"/>
          </w:tcPr>
          <w:p w14:paraId="2F45AA61" w14:textId="77777777" w:rsidR="00CF362D" w:rsidRDefault="00CF362D" w:rsidP="009E5FA9">
            <w:pPr>
              <w:spacing w:line="276" w:lineRule="auto"/>
              <w:rPr>
                <w:rFonts w:ascii="David" w:hAnsi="David"/>
                <w:b/>
                <w:bCs/>
                <w:sz w:val="24"/>
                <w:szCs w:val="24"/>
                <w:rtl/>
              </w:rPr>
            </w:pPr>
            <w:r>
              <w:rPr>
                <w:rFonts w:ascii="David" w:hAnsi="David" w:hint="cs"/>
                <w:b/>
                <w:bCs/>
                <w:sz w:val="24"/>
                <w:szCs w:val="24"/>
                <w:rtl/>
              </w:rPr>
              <w:t>נורמות שירות</w:t>
            </w:r>
          </w:p>
        </w:tc>
        <w:tc>
          <w:tcPr>
            <w:tcW w:w="2116" w:type="dxa"/>
          </w:tcPr>
          <w:p w14:paraId="1EA617D1" w14:textId="77777777" w:rsidR="00CF362D" w:rsidRDefault="00CF362D" w:rsidP="009E5FA9">
            <w:pPr>
              <w:spacing w:line="276" w:lineRule="auto"/>
              <w:jc w:val="center"/>
              <w:rPr>
                <w:rFonts w:ascii="David" w:hAnsi="David"/>
                <w:b/>
                <w:bCs/>
                <w:sz w:val="24"/>
                <w:szCs w:val="24"/>
                <w:rtl/>
              </w:rPr>
            </w:pPr>
            <w:r>
              <w:rPr>
                <w:rFonts w:ascii="David" w:hAnsi="David" w:hint="cs"/>
                <w:b/>
                <w:bCs/>
                <w:sz w:val="24"/>
                <w:szCs w:val="24"/>
                <w:rtl/>
              </w:rPr>
              <w:t>13</w:t>
            </w:r>
          </w:p>
        </w:tc>
      </w:tr>
    </w:tbl>
    <w:p w14:paraId="765C2899" w14:textId="7E6764A9" w:rsidR="00B210BD" w:rsidRPr="00525F87" w:rsidRDefault="00B210BD" w:rsidP="00CF362D">
      <w:pPr>
        <w:spacing w:line="360" w:lineRule="auto"/>
        <w:jc w:val="center"/>
        <w:rPr>
          <w:b/>
          <w:bCs/>
          <w:u w:val="single"/>
          <w:rtl/>
        </w:rPr>
      </w:pPr>
    </w:p>
    <w:p w14:paraId="488E6E24" w14:textId="77777777" w:rsidR="00B210BD" w:rsidRPr="00525F87" w:rsidRDefault="00B210BD" w:rsidP="00525F87">
      <w:pPr>
        <w:spacing w:line="360" w:lineRule="auto"/>
        <w:jc w:val="both"/>
        <w:rPr>
          <w:b/>
          <w:bCs/>
          <w:u w:val="single"/>
          <w:rtl/>
        </w:rPr>
      </w:pPr>
    </w:p>
    <w:p w14:paraId="1B243EF6" w14:textId="658DD443" w:rsidR="00B210BD" w:rsidRPr="00525F87" w:rsidRDefault="00B210BD" w:rsidP="00525F87">
      <w:pPr>
        <w:spacing w:line="360" w:lineRule="auto"/>
        <w:jc w:val="both"/>
        <w:rPr>
          <w:b/>
          <w:bCs/>
          <w:u w:val="single"/>
          <w:rtl/>
        </w:rPr>
      </w:pPr>
    </w:p>
    <w:p w14:paraId="58901BB6" w14:textId="300E5AA4" w:rsidR="00B210BD" w:rsidRPr="00525F87" w:rsidRDefault="00B210BD" w:rsidP="00525F87">
      <w:pPr>
        <w:spacing w:line="360" w:lineRule="auto"/>
        <w:jc w:val="both"/>
        <w:rPr>
          <w:b/>
          <w:bCs/>
          <w:u w:val="single"/>
          <w:rtl/>
        </w:rPr>
      </w:pPr>
    </w:p>
    <w:p w14:paraId="2B8405BC" w14:textId="77777777" w:rsidR="00B210BD" w:rsidRPr="00525F87" w:rsidRDefault="00B210BD" w:rsidP="00525F87">
      <w:pPr>
        <w:spacing w:line="360" w:lineRule="auto"/>
        <w:jc w:val="both"/>
        <w:rPr>
          <w:b/>
          <w:bCs/>
          <w:u w:val="single"/>
          <w:rtl/>
        </w:rPr>
      </w:pPr>
    </w:p>
    <w:p w14:paraId="02DCD75D" w14:textId="07D29134" w:rsidR="00B210BD" w:rsidRPr="00525F87" w:rsidRDefault="00B210BD" w:rsidP="00525F87">
      <w:pPr>
        <w:spacing w:line="360" w:lineRule="auto"/>
        <w:jc w:val="both"/>
        <w:rPr>
          <w:b/>
          <w:bCs/>
          <w:u w:val="single"/>
          <w:rtl/>
        </w:rPr>
      </w:pPr>
    </w:p>
    <w:p w14:paraId="6D3ECAFF" w14:textId="2FB988AF" w:rsidR="00B210BD" w:rsidRPr="00525F87" w:rsidRDefault="00B210BD" w:rsidP="00525F87">
      <w:pPr>
        <w:spacing w:line="360" w:lineRule="auto"/>
        <w:jc w:val="both"/>
        <w:rPr>
          <w:b/>
          <w:bCs/>
          <w:u w:val="single"/>
          <w:rtl/>
        </w:rPr>
      </w:pPr>
    </w:p>
    <w:p w14:paraId="07A1592B" w14:textId="77256D6A" w:rsidR="002E4432" w:rsidRDefault="002E4432" w:rsidP="002E4432">
      <w:pPr>
        <w:spacing w:line="276" w:lineRule="auto"/>
        <w:jc w:val="center"/>
        <w:rPr>
          <w:rFonts w:ascii="David" w:hAnsi="David"/>
          <w:b/>
          <w:bCs/>
          <w:sz w:val="24"/>
          <w:szCs w:val="24"/>
          <w:rtl/>
        </w:rPr>
      </w:pPr>
      <w:r>
        <w:rPr>
          <w:rFonts w:ascii="David" w:hAnsi="David"/>
          <w:b/>
          <w:bCs/>
          <w:noProof/>
          <w:sz w:val="24"/>
          <w:szCs w:val="24"/>
          <w:rtl/>
          <w:lang w:val="he-IL"/>
        </w:rPr>
        <mc:AlternateContent>
          <mc:Choice Requires="wps">
            <w:drawing>
              <wp:anchor distT="0" distB="0" distL="114300" distR="114300" simplePos="0" relativeHeight="251659264" behindDoc="0" locked="0" layoutInCell="1" allowOverlap="1" wp14:anchorId="71E36F0B" wp14:editId="34114A10">
                <wp:simplePos x="0" y="0"/>
                <wp:positionH relativeFrom="column">
                  <wp:posOffset>-92103</wp:posOffset>
                </wp:positionH>
                <wp:positionV relativeFrom="paragraph">
                  <wp:posOffset>96354</wp:posOffset>
                </wp:positionV>
                <wp:extent cx="6019138" cy="389614"/>
                <wp:effectExtent l="19050" t="19050" r="20320" b="10795"/>
                <wp:wrapNone/>
                <wp:docPr id="2" name="מלבן 2"/>
                <wp:cNvGraphicFramePr/>
                <a:graphic xmlns:a="http://schemas.openxmlformats.org/drawingml/2006/main">
                  <a:graphicData uri="http://schemas.microsoft.com/office/word/2010/wordprocessingShape">
                    <wps:wsp>
                      <wps:cNvSpPr/>
                      <wps:spPr>
                        <a:xfrm>
                          <a:off x="0" y="0"/>
                          <a:ext cx="6019138" cy="389614"/>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0744DAF" id="מלבן 2" o:spid="_x0000_s1026" style="position:absolute;left:0;text-align:left;margin-left:-7.25pt;margin-top:7.6pt;width:473.95pt;height:30.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" filled="f" strokecolor="black [3213]" strokeweight="2.25pt"/>
            </w:pict>
          </mc:Fallback>
        </mc:AlternateContent>
      </w:r>
    </w:p>
    <w:p w14:paraId="785CBEBA" w14:textId="759B79BB" w:rsidR="00424D98" w:rsidRPr="009E5FA9" w:rsidRDefault="002E4432" w:rsidP="009E5FA9">
      <w:pPr>
        <w:spacing w:line="276" w:lineRule="auto"/>
        <w:jc w:val="center"/>
        <w:rPr>
          <w:rFonts w:ascii="David" w:hAnsi="David"/>
          <w:b/>
          <w:bCs/>
          <w:sz w:val="20"/>
          <w:szCs w:val="20"/>
          <w:rtl/>
        </w:rPr>
      </w:pPr>
      <w:r w:rsidRPr="00E44FE6">
        <w:rPr>
          <w:rFonts w:ascii="David" w:hAnsi="David" w:hint="cs"/>
          <w:b/>
          <w:bCs/>
          <w:sz w:val="20"/>
          <w:szCs w:val="20"/>
          <w:rtl/>
        </w:rPr>
        <w:t>מסמך זה וכל נספחיו הינו בבעלות בלעדית של משרד הביטחון. חל איסור להעבירו לצד שלישי ללא אישור בכתב ומראש של משרד הביטחון. יש לעשות במסמך זה שימוש רק כקבוע בבל"מ או בהזמנה אליה צורף.</w:t>
      </w:r>
    </w:p>
    <w:p w14:paraId="6DD22878" w14:textId="77777777" w:rsidR="009E5FA9" w:rsidRDefault="009E5FA9" w:rsidP="008D7AE6">
      <w:pPr>
        <w:pStyle w:val="ab"/>
        <w:numPr>
          <w:ilvl w:val="0"/>
          <w:numId w:val="2"/>
        </w:numPr>
        <w:spacing w:after="160" w:line="276" w:lineRule="auto"/>
        <w:rPr>
          <w:rFonts w:ascii="David" w:hAnsi="David"/>
          <w:b/>
          <w:bCs/>
          <w:sz w:val="24"/>
          <w:szCs w:val="24"/>
          <w:u w:val="single"/>
        </w:rPr>
      </w:pPr>
      <w:r w:rsidRPr="00D47572">
        <w:rPr>
          <w:rFonts w:ascii="David" w:hAnsi="David" w:hint="cs"/>
          <w:b/>
          <w:bCs/>
          <w:sz w:val="24"/>
          <w:szCs w:val="24"/>
          <w:u w:val="single"/>
          <w:rtl/>
        </w:rPr>
        <w:lastRenderedPageBreak/>
        <w:t>כללי</w:t>
      </w:r>
    </w:p>
    <w:p w14:paraId="3267861F" w14:textId="45DE86B7" w:rsidR="009E5FA9" w:rsidRPr="00B955EC" w:rsidRDefault="009E5FA9" w:rsidP="00B955EC">
      <w:pPr>
        <w:pStyle w:val="ab"/>
        <w:numPr>
          <w:ilvl w:val="1"/>
          <w:numId w:val="16"/>
        </w:numPr>
        <w:spacing w:after="160" w:line="276" w:lineRule="auto"/>
        <w:rPr>
          <w:rFonts w:ascii="David" w:hAnsi="David"/>
          <w:sz w:val="24"/>
          <w:szCs w:val="24"/>
          <w:rtl/>
        </w:rPr>
      </w:pPr>
      <w:r w:rsidRPr="00B955EC">
        <w:rPr>
          <w:rFonts w:ascii="David" w:hAnsi="David" w:hint="cs"/>
          <w:sz w:val="24"/>
          <w:szCs w:val="24"/>
          <w:rtl/>
        </w:rPr>
        <w:t xml:space="preserve">חלוקת מסמך זה לפרקים, כותרות וסעיפים אינה לפי סדר עדיפות או חשיבות  אלא לנוחות בלבד ועל כן לא תינתן לה משמעות ופרשנות מהמצוין. </w:t>
      </w:r>
    </w:p>
    <w:p w14:paraId="489116EC" w14:textId="2BFAB4DC" w:rsidR="009E5FA9" w:rsidRPr="00B955EC" w:rsidRDefault="009E5FA9" w:rsidP="00B955EC">
      <w:pPr>
        <w:pStyle w:val="ab"/>
        <w:numPr>
          <w:ilvl w:val="1"/>
          <w:numId w:val="16"/>
        </w:numPr>
        <w:spacing w:after="160" w:line="276" w:lineRule="auto"/>
        <w:rPr>
          <w:rFonts w:ascii="David" w:hAnsi="David"/>
          <w:sz w:val="24"/>
          <w:szCs w:val="24"/>
        </w:rPr>
      </w:pPr>
      <w:r w:rsidRPr="00B955EC">
        <w:rPr>
          <w:rFonts w:ascii="David" w:hAnsi="David" w:hint="cs"/>
          <w:sz w:val="24"/>
          <w:szCs w:val="24"/>
          <w:rtl/>
        </w:rPr>
        <w:t>מסמך זה מפרט את תכולת העבודה, הדרישות הטכניות, הלוגיסטיות ורמת השירות הנדרשת מהספק, לרבות קבלני וספקי המשנה מטעמו כולל תהליכי העבודה מול המשרד, הגוף הדורש ויחידות צה"ל באספקת מגוון לוחות גומי, ספוגים, לבד, שעם, סיבן צמחי, לוחות אטימה ובד חסין אש  בהתאם למקום האספקה שצוין בפק"א בימי  שגרה, במצבי ביניים ובשעת חירום.</w:t>
      </w:r>
    </w:p>
    <w:p w14:paraId="4D1C2643" w14:textId="57283118" w:rsidR="00B955EC" w:rsidRDefault="009E5FA9" w:rsidP="00B955EC">
      <w:pPr>
        <w:pStyle w:val="ab"/>
        <w:numPr>
          <w:ilvl w:val="1"/>
          <w:numId w:val="16"/>
        </w:numPr>
        <w:spacing w:after="160" w:line="276" w:lineRule="auto"/>
        <w:rPr>
          <w:rFonts w:ascii="David" w:hAnsi="David"/>
          <w:sz w:val="24"/>
          <w:szCs w:val="24"/>
        </w:rPr>
      </w:pPr>
      <w:r w:rsidRPr="009E5FA9">
        <w:rPr>
          <w:rFonts w:ascii="David" w:hAnsi="David" w:hint="cs"/>
          <w:sz w:val="24"/>
          <w:szCs w:val="24"/>
          <w:rtl/>
        </w:rPr>
        <w:t>מגוון לוחות גומי, ספוגים, לבד, שעם, סיבן צמחי, לוחות אטימה ובד חסין אש</w:t>
      </w:r>
      <w:r>
        <w:rPr>
          <w:rFonts w:ascii="David" w:hAnsi="David" w:hint="cs"/>
          <w:sz w:val="24"/>
          <w:szCs w:val="24"/>
          <w:rtl/>
        </w:rPr>
        <w:t xml:space="preserve"> הנרכשים במסגרת הסכם זה הינם יעודיים עבור צה"ל וכן ייצורם יהייה בהתאם למפרטים וכלל דרישות מסמכי ההתקשרות</w:t>
      </w:r>
      <w:r w:rsidR="00335FDA">
        <w:rPr>
          <w:rFonts w:ascii="David" w:hAnsi="David" w:hint="cs"/>
          <w:sz w:val="24"/>
          <w:szCs w:val="24"/>
          <w:rtl/>
        </w:rPr>
        <w:t>.(כמפורט בנספח א')</w:t>
      </w:r>
    </w:p>
    <w:p w14:paraId="2518B8A7" w14:textId="619931E6" w:rsidR="009E5FA9" w:rsidRPr="00B955EC" w:rsidRDefault="009E5FA9" w:rsidP="00B955EC">
      <w:pPr>
        <w:pStyle w:val="ab"/>
        <w:numPr>
          <w:ilvl w:val="1"/>
          <w:numId w:val="16"/>
        </w:numPr>
        <w:spacing w:after="160" w:line="276" w:lineRule="auto"/>
        <w:rPr>
          <w:rFonts w:ascii="David" w:hAnsi="David"/>
          <w:sz w:val="24"/>
          <w:szCs w:val="24"/>
        </w:rPr>
      </w:pPr>
      <w:r w:rsidRPr="00B955EC">
        <w:rPr>
          <w:rFonts w:ascii="David" w:hAnsi="David" w:hint="cs"/>
          <w:sz w:val="24"/>
          <w:szCs w:val="24"/>
          <w:rtl/>
        </w:rPr>
        <w:t>באחריות הספק לספק את מגוון לוחות גומי, ספוגים, לבד, שעם, סיבן צמחי, לוחות אטימה ובד חסין אש בהתאם לכלל הדרישות מסמכי ההתקשרות ובהתאם לדגמים שאושרו ע"י גורמי צה"ל.</w:t>
      </w:r>
    </w:p>
    <w:p w14:paraId="77F5193B" w14:textId="77777777" w:rsidR="00B955EC" w:rsidRDefault="009E5FA9" w:rsidP="00B955EC">
      <w:pPr>
        <w:pStyle w:val="ab"/>
        <w:numPr>
          <w:ilvl w:val="1"/>
          <w:numId w:val="16"/>
        </w:numPr>
        <w:spacing w:after="160" w:line="276" w:lineRule="auto"/>
        <w:rPr>
          <w:rFonts w:ascii="David" w:hAnsi="David"/>
          <w:sz w:val="24"/>
          <w:szCs w:val="24"/>
        </w:rPr>
      </w:pPr>
      <w:r>
        <w:rPr>
          <w:rFonts w:ascii="David" w:hAnsi="David" w:hint="cs"/>
          <w:sz w:val="24"/>
          <w:szCs w:val="24"/>
          <w:rtl/>
        </w:rPr>
        <w:t xml:space="preserve">השירות הנדרש במסגרת הסכם זה כולל אריזה, אחסנה, אספקה, שינוע ופריקה של </w:t>
      </w:r>
      <w:r w:rsidR="008D7AE6" w:rsidRPr="009E5FA9">
        <w:rPr>
          <w:rFonts w:ascii="David" w:hAnsi="David" w:hint="cs"/>
          <w:sz w:val="24"/>
          <w:szCs w:val="24"/>
          <w:rtl/>
        </w:rPr>
        <w:t>מגוון לוחות גומי, ספוגים, לבד, שעם, סיבן צמחי, לוחות אטימה ובד חסין אש</w:t>
      </w:r>
      <w:r>
        <w:rPr>
          <w:rFonts w:ascii="David" w:hAnsi="David" w:hint="cs"/>
          <w:sz w:val="24"/>
          <w:szCs w:val="24"/>
          <w:rtl/>
        </w:rPr>
        <w:t xml:space="preserve"> בהתאם למצויין בפק"א וכלל דרישות מסמכי ההתקשרות. </w:t>
      </w:r>
    </w:p>
    <w:p w14:paraId="3E469D34" w14:textId="438F9FDF" w:rsidR="009E5FA9" w:rsidRPr="00B955EC" w:rsidRDefault="009E5FA9" w:rsidP="00B955EC">
      <w:pPr>
        <w:pStyle w:val="ab"/>
        <w:numPr>
          <w:ilvl w:val="1"/>
          <w:numId w:val="16"/>
        </w:numPr>
        <w:spacing w:after="160" w:line="276" w:lineRule="auto"/>
        <w:rPr>
          <w:rFonts w:ascii="David" w:hAnsi="David"/>
          <w:sz w:val="24"/>
          <w:szCs w:val="24"/>
        </w:rPr>
      </w:pPr>
      <w:r w:rsidRPr="00B955EC">
        <w:rPr>
          <w:rFonts w:ascii="David" w:hAnsi="David" w:hint="cs"/>
          <w:sz w:val="24"/>
          <w:szCs w:val="24"/>
          <w:rtl/>
        </w:rPr>
        <w:t>אספקת הפריטים הינם ליחידות צה"ל בפריסה ארצית</w:t>
      </w:r>
      <w:r w:rsidRPr="00B955EC">
        <w:rPr>
          <w:rFonts w:ascii="David" w:hAnsi="David" w:hint="cs"/>
          <w:sz w:val="24"/>
          <w:szCs w:val="24"/>
        </w:rPr>
        <w:t xml:space="preserve"> </w:t>
      </w:r>
      <w:r w:rsidRPr="00B955EC">
        <w:rPr>
          <w:rFonts w:ascii="David" w:hAnsi="David" w:hint="cs"/>
          <w:sz w:val="24"/>
          <w:szCs w:val="24"/>
          <w:rtl/>
        </w:rPr>
        <w:t xml:space="preserve"> </w:t>
      </w:r>
      <w:commentRangeStart w:id="0"/>
      <w:r w:rsidRPr="00B955EC">
        <w:rPr>
          <w:rFonts w:ascii="David" w:hAnsi="David" w:hint="cs"/>
          <w:sz w:val="24"/>
          <w:szCs w:val="24"/>
          <w:rtl/>
        </w:rPr>
        <w:t>(כ-</w:t>
      </w:r>
      <w:r w:rsidR="008D7AE6" w:rsidRPr="00B955EC">
        <w:rPr>
          <w:rFonts w:ascii="David" w:hAnsi="David" w:hint="cs"/>
          <w:sz w:val="24"/>
          <w:szCs w:val="24"/>
          <w:rtl/>
        </w:rPr>
        <w:t xml:space="preserve"> ___</w:t>
      </w:r>
      <w:r w:rsidRPr="00B955EC">
        <w:rPr>
          <w:rFonts w:ascii="David" w:hAnsi="David" w:hint="cs"/>
          <w:sz w:val="24"/>
          <w:szCs w:val="24"/>
          <w:rtl/>
        </w:rPr>
        <w:t xml:space="preserve"> יחידות) </w:t>
      </w:r>
      <w:commentRangeEnd w:id="0"/>
      <w:r w:rsidR="008D7AE6">
        <w:rPr>
          <w:rStyle w:val="ad"/>
          <w:rtl/>
        </w:rPr>
        <w:commentReference w:id="0"/>
      </w:r>
      <w:r w:rsidRPr="00B955EC">
        <w:rPr>
          <w:rFonts w:ascii="David" w:hAnsi="David" w:hint="cs"/>
          <w:sz w:val="24"/>
          <w:szCs w:val="24"/>
          <w:rtl/>
        </w:rPr>
        <w:t>מגב"ל צפון ועד אילת בדרום, בהתאם למקום האספקה שיצוין בפק"א.</w:t>
      </w:r>
    </w:p>
    <w:p w14:paraId="5205F159" w14:textId="531DDAB4" w:rsidR="00B955EC" w:rsidRDefault="009E5FA9" w:rsidP="00B955EC">
      <w:pPr>
        <w:pStyle w:val="ab"/>
        <w:numPr>
          <w:ilvl w:val="1"/>
          <w:numId w:val="16"/>
        </w:numPr>
        <w:spacing w:after="160" w:line="276" w:lineRule="auto"/>
        <w:rPr>
          <w:rFonts w:ascii="David" w:hAnsi="David"/>
          <w:sz w:val="24"/>
          <w:szCs w:val="24"/>
        </w:rPr>
      </w:pPr>
      <w:r w:rsidRPr="002E0096">
        <w:rPr>
          <w:rFonts w:ascii="David" w:hAnsi="David" w:hint="eastAsia"/>
          <w:sz w:val="24"/>
          <w:szCs w:val="24"/>
          <w:rtl/>
        </w:rPr>
        <w:t>רמת</w:t>
      </w:r>
      <w:r w:rsidRPr="002E0096">
        <w:rPr>
          <w:rFonts w:ascii="David" w:hAnsi="David"/>
          <w:sz w:val="24"/>
          <w:szCs w:val="24"/>
          <w:rtl/>
        </w:rPr>
        <w:t xml:space="preserve"> איכות הפריטים בהסכם זה הינו</w:t>
      </w:r>
      <w:r w:rsidR="00335FDA">
        <w:rPr>
          <w:rFonts w:ascii="David" w:hAnsi="David" w:hint="cs"/>
          <w:sz w:val="24"/>
          <w:szCs w:val="24"/>
          <w:rtl/>
        </w:rPr>
        <w:t xml:space="preserve"> </w:t>
      </w:r>
      <w:r w:rsidR="00335FDA">
        <w:rPr>
          <w:rFonts w:ascii="David" w:hAnsi="David" w:hint="cs"/>
          <w:sz w:val="24"/>
          <w:szCs w:val="24"/>
        </w:rPr>
        <w:t>B</w:t>
      </w:r>
      <w:r w:rsidR="00335FDA">
        <w:rPr>
          <w:rFonts w:ascii="David" w:hAnsi="David" w:hint="cs"/>
          <w:sz w:val="24"/>
          <w:szCs w:val="24"/>
          <w:rtl/>
        </w:rPr>
        <w:t>.</w:t>
      </w:r>
    </w:p>
    <w:p w14:paraId="2C635038" w14:textId="7E9C6CC6" w:rsidR="009E5FA9" w:rsidRPr="00B955EC" w:rsidRDefault="009E5FA9" w:rsidP="00B955EC">
      <w:pPr>
        <w:pStyle w:val="ab"/>
        <w:numPr>
          <w:ilvl w:val="1"/>
          <w:numId w:val="16"/>
        </w:numPr>
        <w:spacing w:after="160" w:line="276" w:lineRule="auto"/>
        <w:rPr>
          <w:rFonts w:ascii="David" w:hAnsi="David"/>
          <w:sz w:val="24"/>
          <w:szCs w:val="24"/>
        </w:rPr>
      </w:pPr>
      <w:r w:rsidRPr="00B955EC">
        <w:rPr>
          <w:rFonts w:ascii="David" w:hAnsi="David" w:hint="cs"/>
          <w:sz w:val="24"/>
          <w:szCs w:val="24"/>
          <w:rtl/>
        </w:rPr>
        <w:t>כל הנספחים והמסמכים הישימים המצורפים למסמך זה מהווים חלק בלתי נפרד ממנו.</w:t>
      </w:r>
    </w:p>
    <w:p w14:paraId="63E0CDAB" w14:textId="77777777" w:rsidR="00F35CE3" w:rsidRPr="00F35CE3" w:rsidRDefault="00F35CE3" w:rsidP="00F35CE3"/>
    <w:p w14:paraId="03ECCD5F" w14:textId="77777777" w:rsidR="00F35CE3" w:rsidRPr="00354F8E" w:rsidRDefault="00F35CE3" w:rsidP="00B955EC">
      <w:pPr>
        <w:pStyle w:val="ab"/>
        <w:numPr>
          <w:ilvl w:val="0"/>
          <w:numId w:val="16"/>
        </w:numPr>
        <w:spacing w:after="160" w:line="276" w:lineRule="auto"/>
        <w:rPr>
          <w:rFonts w:ascii="David" w:hAnsi="David"/>
          <w:b/>
          <w:bCs/>
          <w:sz w:val="24"/>
          <w:szCs w:val="24"/>
          <w:u w:val="single"/>
        </w:rPr>
      </w:pPr>
      <w:r w:rsidRPr="00354F8E">
        <w:rPr>
          <w:rFonts w:ascii="David" w:hAnsi="David" w:hint="cs"/>
          <w:b/>
          <w:bCs/>
          <w:sz w:val="24"/>
          <w:szCs w:val="24"/>
          <w:u w:val="single"/>
          <w:rtl/>
        </w:rPr>
        <w:t>מושגים והגדרות</w:t>
      </w:r>
    </w:p>
    <w:p w14:paraId="2E8F617F" w14:textId="77777777" w:rsidR="00F35CE3" w:rsidRDefault="00F35CE3" w:rsidP="00B955EC">
      <w:pPr>
        <w:pStyle w:val="ab"/>
        <w:numPr>
          <w:ilvl w:val="1"/>
          <w:numId w:val="16"/>
        </w:numPr>
        <w:spacing w:after="160" w:line="276" w:lineRule="auto"/>
        <w:rPr>
          <w:rFonts w:ascii="David" w:hAnsi="David"/>
          <w:sz w:val="24"/>
          <w:szCs w:val="24"/>
        </w:rPr>
      </w:pPr>
      <w:r w:rsidRPr="00354F8E">
        <w:rPr>
          <w:rFonts w:ascii="David" w:hAnsi="David" w:hint="cs"/>
          <w:b/>
          <w:bCs/>
          <w:sz w:val="24"/>
          <w:szCs w:val="24"/>
          <w:rtl/>
        </w:rPr>
        <w:t>"המשרד"</w:t>
      </w:r>
      <w:r>
        <w:rPr>
          <w:rFonts w:ascii="David" w:hAnsi="David" w:hint="cs"/>
          <w:sz w:val="24"/>
          <w:szCs w:val="24"/>
          <w:rtl/>
        </w:rPr>
        <w:t xml:space="preserve"> </w:t>
      </w:r>
      <w:r>
        <w:rPr>
          <w:rFonts w:ascii="David" w:hAnsi="David"/>
          <w:sz w:val="24"/>
          <w:szCs w:val="24"/>
          <w:rtl/>
        </w:rPr>
        <w:t>–</w:t>
      </w:r>
      <w:r>
        <w:rPr>
          <w:rFonts w:ascii="David" w:hAnsi="David" w:hint="cs"/>
          <w:sz w:val="24"/>
          <w:szCs w:val="24"/>
          <w:rtl/>
        </w:rPr>
        <w:t xml:space="preserve"> משרד הביטחון, באמצעות אגף מנהל הרכש והייצור (מנה"ר), היחידה לרכש לוגיסטי רב זרועי.</w:t>
      </w:r>
    </w:p>
    <w:p w14:paraId="4D9C1084" w14:textId="77777777" w:rsidR="00F35CE3" w:rsidRDefault="00F35CE3" w:rsidP="00B955EC">
      <w:pPr>
        <w:pStyle w:val="ab"/>
        <w:numPr>
          <w:ilvl w:val="1"/>
          <w:numId w:val="16"/>
        </w:numPr>
        <w:spacing w:after="160" w:line="276" w:lineRule="auto"/>
        <w:rPr>
          <w:rFonts w:ascii="David" w:hAnsi="David"/>
          <w:sz w:val="24"/>
          <w:szCs w:val="24"/>
        </w:rPr>
      </w:pPr>
      <w:r>
        <w:rPr>
          <w:rFonts w:ascii="David" w:hAnsi="David" w:hint="cs"/>
          <w:b/>
          <w:bCs/>
          <w:sz w:val="24"/>
          <w:szCs w:val="24"/>
          <w:rtl/>
        </w:rPr>
        <w:t xml:space="preserve">"המרכז" </w:t>
      </w:r>
      <w:r>
        <w:rPr>
          <w:rFonts w:ascii="David" w:hAnsi="David"/>
          <w:sz w:val="24"/>
          <w:szCs w:val="24"/>
          <w:rtl/>
        </w:rPr>
        <w:t>–</w:t>
      </w:r>
      <w:r>
        <w:rPr>
          <w:rFonts w:ascii="David" w:hAnsi="David" w:hint="cs"/>
          <w:sz w:val="24"/>
          <w:szCs w:val="24"/>
          <w:rtl/>
        </w:rPr>
        <w:t xml:space="preserve"> מרכז כלי העבודה החשמליים באספקה ישירה, לקבלת הצעות מספקים שיספקו אחת או יותר מקטגוריות הפריטים במרכז.</w:t>
      </w:r>
    </w:p>
    <w:p w14:paraId="77326773" w14:textId="77777777" w:rsidR="00F35CE3" w:rsidRDefault="00F35CE3" w:rsidP="00B955EC">
      <w:pPr>
        <w:pStyle w:val="ab"/>
        <w:numPr>
          <w:ilvl w:val="1"/>
          <w:numId w:val="16"/>
        </w:numPr>
        <w:spacing w:after="160" w:line="276" w:lineRule="auto"/>
        <w:rPr>
          <w:rFonts w:ascii="David" w:hAnsi="David"/>
          <w:sz w:val="24"/>
          <w:szCs w:val="24"/>
        </w:rPr>
      </w:pPr>
      <w:r>
        <w:rPr>
          <w:rFonts w:ascii="David" w:hAnsi="David" w:hint="cs"/>
          <w:b/>
          <w:bCs/>
          <w:sz w:val="24"/>
          <w:szCs w:val="24"/>
          <w:rtl/>
        </w:rPr>
        <w:t xml:space="preserve">"מרכז הספקה" או "הגוף הדורש" </w:t>
      </w:r>
      <w:r>
        <w:rPr>
          <w:rFonts w:ascii="David" w:hAnsi="David"/>
          <w:sz w:val="24"/>
          <w:szCs w:val="24"/>
          <w:rtl/>
        </w:rPr>
        <w:t>–</w:t>
      </w:r>
      <w:r>
        <w:rPr>
          <w:rFonts w:ascii="David" w:hAnsi="David" w:hint="cs"/>
          <w:sz w:val="24"/>
          <w:szCs w:val="24"/>
          <w:rtl/>
        </w:rPr>
        <w:t xml:space="preserve"> הגוף בצה"ל האחראי בין היתר, על בקרה, פיקוח, ניהול ההסכם (להלן: "מרה"ס").</w:t>
      </w:r>
    </w:p>
    <w:p w14:paraId="63B79C43" w14:textId="77777777" w:rsidR="00F35CE3" w:rsidRDefault="00F35CE3" w:rsidP="00B955EC">
      <w:pPr>
        <w:pStyle w:val="ab"/>
        <w:numPr>
          <w:ilvl w:val="1"/>
          <w:numId w:val="16"/>
        </w:numPr>
        <w:spacing w:after="160" w:line="276" w:lineRule="auto"/>
        <w:rPr>
          <w:rFonts w:ascii="David" w:hAnsi="David"/>
          <w:sz w:val="24"/>
          <w:szCs w:val="24"/>
        </w:rPr>
      </w:pPr>
      <w:r>
        <w:rPr>
          <w:rFonts w:ascii="David" w:hAnsi="David" w:hint="cs"/>
          <w:b/>
          <w:bCs/>
          <w:sz w:val="24"/>
          <w:szCs w:val="24"/>
          <w:rtl/>
        </w:rPr>
        <w:t xml:space="preserve">"הספק" </w:t>
      </w:r>
      <w:r>
        <w:rPr>
          <w:rFonts w:ascii="David" w:hAnsi="David"/>
          <w:sz w:val="24"/>
          <w:szCs w:val="24"/>
          <w:rtl/>
        </w:rPr>
        <w:t>–</w:t>
      </w:r>
      <w:r>
        <w:rPr>
          <w:rFonts w:ascii="David" w:hAnsi="David" w:hint="cs"/>
          <w:sz w:val="24"/>
          <w:szCs w:val="24"/>
          <w:rtl/>
        </w:rPr>
        <w:t xml:space="preserve"> חברה שעמדה בתנאי הסף של המרכז, אושרה כוננות שירות לפריטים במרכז והחתומה על הסכם זה.</w:t>
      </w:r>
    </w:p>
    <w:p w14:paraId="15F2AF5A" w14:textId="77777777" w:rsidR="00F35CE3" w:rsidRDefault="00F35CE3" w:rsidP="00B955EC">
      <w:pPr>
        <w:pStyle w:val="ab"/>
        <w:numPr>
          <w:ilvl w:val="1"/>
          <w:numId w:val="16"/>
        </w:numPr>
        <w:spacing w:after="160" w:line="276" w:lineRule="auto"/>
        <w:rPr>
          <w:rFonts w:ascii="David" w:hAnsi="David"/>
          <w:sz w:val="24"/>
          <w:szCs w:val="24"/>
        </w:rPr>
      </w:pPr>
      <w:r>
        <w:rPr>
          <w:rFonts w:ascii="David" w:hAnsi="David" w:hint="cs"/>
          <w:b/>
          <w:bCs/>
          <w:sz w:val="24"/>
          <w:szCs w:val="24"/>
          <w:rtl/>
        </w:rPr>
        <w:t xml:space="preserve">"המזמין" </w:t>
      </w:r>
      <w:r>
        <w:rPr>
          <w:rFonts w:ascii="David" w:hAnsi="David"/>
          <w:sz w:val="24"/>
          <w:szCs w:val="24"/>
          <w:rtl/>
        </w:rPr>
        <w:t>–</w:t>
      </w:r>
      <w:r>
        <w:rPr>
          <w:rFonts w:ascii="David" w:hAnsi="David" w:hint="cs"/>
          <w:sz w:val="24"/>
          <w:szCs w:val="24"/>
          <w:rtl/>
        </w:rPr>
        <w:t xml:space="preserve"> יחידות צה"ל.</w:t>
      </w:r>
    </w:p>
    <w:p w14:paraId="1A3DD096" w14:textId="423F005F" w:rsidR="00F35CE3" w:rsidRDefault="00F35CE3" w:rsidP="00B955EC">
      <w:pPr>
        <w:pStyle w:val="ab"/>
        <w:numPr>
          <w:ilvl w:val="1"/>
          <w:numId w:val="16"/>
        </w:numPr>
        <w:spacing w:after="160" w:line="276" w:lineRule="auto"/>
        <w:rPr>
          <w:rFonts w:ascii="David" w:hAnsi="David"/>
          <w:sz w:val="24"/>
          <w:szCs w:val="24"/>
        </w:rPr>
      </w:pPr>
      <w:r>
        <w:rPr>
          <w:rFonts w:ascii="David" w:hAnsi="David" w:hint="cs"/>
          <w:b/>
          <w:bCs/>
          <w:sz w:val="24"/>
          <w:szCs w:val="24"/>
          <w:rtl/>
        </w:rPr>
        <w:t xml:space="preserve">"המנפ"ר" </w:t>
      </w:r>
      <w:r>
        <w:rPr>
          <w:rFonts w:ascii="David" w:hAnsi="David"/>
          <w:sz w:val="24"/>
          <w:szCs w:val="24"/>
          <w:rtl/>
        </w:rPr>
        <w:t>–</w:t>
      </w:r>
      <w:r>
        <w:rPr>
          <w:rFonts w:ascii="David" w:hAnsi="David" w:hint="cs"/>
          <w:sz w:val="24"/>
          <w:szCs w:val="24"/>
          <w:rtl/>
        </w:rPr>
        <w:t xml:space="preserve"> מנהל ההסכם אשר אמון על ניהולו במהלך תקופת ההתקשרות לרבות תקופת האופציה מטעם הגוף הדורש (שמו ופרטי התקשורת יועברו לאחר הוצאת הזמנה</w:t>
      </w:r>
      <w:r>
        <w:rPr>
          <w:rFonts w:ascii="David" w:hAnsi="David" w:hint="cs"/>
          <w:sz w:val="24"/>
          <w:szCs w:val="24"/>
          <w:rtl/>
        </w:rPr>
        <w:t>)</w:t>
      </w:r>
      <w:r>
        <w:rPr>
          <w:rFonts w:ascii="David" w:hAnsi="David" w:hint="cs"/>
          <w:sz w:val="24"/>
          <w:szCs w:val="24"/>
          <w:rtl/>
        </w:rPr>
        <w:t>.</w:t>
      </w:r>
    </w:p>
    <w:p w14:paraId="24D49DDC" w14:textId="77777777" w:rsidR="00B955EC" w:rsidRDefault="00F35CE3" w:rsidP="00B955EC">
      <w:pPr>
        <w:pStyle w:val="ab"/>
        <w:numPr>
          <w:ilvl w:val="1"/>
          <w:numId w:val="16"/>
        </w:numPr>
        <w:spacing w:after="160" w:line="276" w:lineRule="auto"/>
        <w:rPr>
          <w:rFonts w:ascii="David" w:hAnsi="David"/>
          <w:sz w:val="24"/>
          <w:szCs w:val="24"/>
        </w:rPr>
      </w:pPr>
      <w:r>
        <w:rPr>
          <w:rFonts w:ascii="David" w:hAnsi="David" w:hint="cs"/>
          <w:b/>
          <w:bCs/>
          <w:sz w:val="24"/>
          <w:szCs w:val="24"/>
          <w:rtl/>
        </w:rPr>
        <w:t xml:space="preserve">"גט"ם" או "גט"ב" </w:t>
      </w:r>
      <w:r>
        <w:rPr>
          <w:rFonts w:ascii="David" w:hAnsi="David"/>
          <w:sz w:val="24"/>
          <w:szCs w:val="24"/>
          <w:rtl/>
        </w:rPr>
        <w:t>–</w:t>
      </w:r>
      <w:r>
        <w:rPr>
          <w:rFonts w:ascii="David" w:hAnsi="David" w:hint="cs"/>
          <w:sz w:val="24"/>
          <w:szCs w:val="24"/>
          <w:rtl/>
        </w:rPr>
        <w:t xml:space="preserve"> הגורם הטכני הצה"לי האחראי על הבטחת איכות ובחינת כלי העבודה הייעודיים לעיבוד שבבי (שמו ופרטי התקשורת יועברו לאחר הוצאת הזמנה).</w:t>
      </w:r>
    </w:p>
    <w:p w14:paraId="52D9AC6D" w14:textId="77777777" w:rsidR="00B955EC" w:rsidRDefault="00F35CE3" w:rsidP="00B955EC">
      <w:pPr>
        <w:pStyle w:val="ab"/>
        <w:numPr>
          <w:ilvl w:val="1"/>
          <w:numId w:val="16"/>
        </w:numPr>
        <w:spacing w:after="160" w:line="276" w:lineRule="auto"/>
        <w:rPr>
          <w:rFonts w:ascii="David" w:hAnsi="David"/>
          <w:sz w:val="24"/>
          <w:szCs w:val="24"/>
        </w:rPr>
      </w:pPr>
      <w:r w:rsidRPr="00B955EC">
        <w:rPr>
          <w:rFonts w:ascii="David" w:hAnsi="David" w:hint="cs"/>
          <w:b/>
          <w:bCs/>
          <w:sz w:val="24"/>
          <w:szCs w:val="24"/>
          <w:rtl/>
        </w:rPr>
        <w:t xml:space="preserve">"הפריט" </w:t>
      </w:r>
      <w:r w:rsidRPr="00B955EC">
        <w:rPr>
          <w:rFonts w:ascii="David" w:hAnsi="David"/>
          <w:sz w:val="24"/>
          <w:szCs w:val="24"/>
          <w:rtl/>
        </w:rPr>
        <w:t>–</w:t>
      </w:r>
      <w:r w:rsidRPr="00B955EC">
        <w:rPr>
          <w:rFonts w:ascii="David" w:hAnsi="David" w:hint="cs"/>
          <w:sz w:val="24"/>
          <w:szCs w:val="24"/>
          <w:rtl/>
        </w:rPr>
        <w:t xml:space="preserve"> </w:t>
      </w:r>
      <w:r w:rsidRPr="00B955EC">
        <w:rPr>
          <w:rFonts w:ascii="David" w:hAnsi="David" w:hint="cs"/>
          <w:sz w:val="24"/>
          <w:szCs w:val="24"/>
          <w:rtl/>
        </w:rPr>
        <w:t xml:space="preserve">כלל מגוון </w:t>
      </w:r>
      <w:r w:rsidRPr="00B955EC">
        <w:rPr>
          <w:rFonts w:ascii="David" w:hAnsi="David" w:hint="cs"/>
          <w:sz w:val="24"/>
          <w:szCs w:val="24"/>
          <w:rtl/>
        </w:rPr>
        <w:t>לוחות גומי, ספוגים, לבד, שעם, סיבן צמחי, לוחות אטימה ובד חסין אש</w:t>
      </w:r>
      <w:r w:rsidRPr="00B955EC">
        <w:rPr>
          <w:rFonts w:ascii="David" w:hAnsi="David" w:hint="cs"/>
          <w:sz w:val="24"/>
          <w:szCs w:val="24"/>
          <w:rtl/>
        </w:rPr>
        <w:t xml:space="preserve"> בהתאם לנספח א'.</w:t>
      </w:r>
    </w:p>
    <w:p w14:paraId="2F159017" w14:textId="01486F12" w:rsidR="00F35CE3" w:rsidRPr="00B955EC" w:rsidRDefault="00F35CE3" w:rsidP="00B955EC">
      <w:pPr>
        <w:pStyle w:val="ab"/>
        <w:numPr>
          <w:ilvl w:val="1"/>
          <w:numId w:val="16"/>
        </w:numPr>
        <w:spacing w:after="160" w:line="276" w:lineRule="auto"/>
        <w:rPr>
          <w:rFonts w:ascii="David" w:hAnsi="David"/>
          <w:sz w:val="24"/>
          <w:szCs w:val="24"/>
        </w:rPr>
      </w:pPr>
      <w:r w:rsidRPr="00B955EC">
        <w:rPr>
          <w:rFonts w:ascii="David" w:hAnsi="David" w:hint="cs"/>
          <w:b/>
          <w:bCs/>
          <w:sz w:val="24"/>
          <w:szCs w:val="24"/>
          <w:rtl/>
        </w:rPr>
        <w:t xml:space="preserve">"ימי אספקה" </w:t>
      </w:r>
    </w:p>
    <w:p w14:paraId="69459A8B" w14:textId="25D3CA2E" w:rsidR="00F35CE3" w:rsidRPr="00B955EC" w:rsidRDefault="00B955EC" w:rsidP="00B955EC">
      <w:pPr>
        <w:spacing w:line="276" w:lineRule="auto"/>
        <w:rPr>
          <w:rFonts w:ascii="David" w:hAnsi="David"/>
          <w:sz w:val="24"/>
          <w:szCs w:val="24"/>
        </w:rPr>
      </w:pPr>
      <w:r>
        <w:rPr>
          <w:rFonts w:ascii="David" w:hAnsi="David" w:hint="cs"/>
          <w:b/>
          <w:bCs/>
          <w:sz w:val="24"/>
          <w:szCs w:val="24"/>
          <w:rtl/>
        </w:rPr>
        <w:t xml:space="preserve">               </w:t>
      </w:r>
      <w:r w:rsidR="00F35CE3" w:rsidRPr="00B955EC">
        <w:rPr>
          <w:rFonts w:ascii="David" w:hAnsi="David" w:hint="cs"/>
          <w:b/>
          <w:bCs/>
          <w:sz w:val="24"/>
          <w:szCs w:val="24"/>
          <w:rtl/>
        </w:rPr>
        <w:t xml:space="preserve">שיגרה </w:t>
      </w:r>
      <w:r w:rsidR="00F35CE3" w:rsidRPr="00B955EC">
        <w:rPr>
          <w:rFonts w:ascii="David" w:hAnsi="David"/>
          <w:b/>
          <w:bCs/>
          <w:sz w:val="24"/>
          <w:szCs w:val="24"/>
          <w:rtl/>
        </w:rPr>
        <w:t>–</w:t>
      </w:r>
      <w:r w:rsidR="00F35CE3" w:rsidRPr="00B955EC">
        <w:rPr>
          <w:rFonts w:ascii="David" w:hAnsi="David" w:hint="cs"/>
          <w:sz w:val="24"/>
          <w:szCs w:val="24"/>
          <w:rtl/>
        </w:rPr>
        <w:t xml:space="preserve"> </w:t>
      </w:r>
    </w:p>
    <w:p w14:paraId="47E49DE9" w14:textId="77777777" w:rsidR="00B955EC" w:rsidRDefault="00F35CE3" w:rsidP="00B955EC">
      <w:pPr>
        <w:pStyle w:val="ab"/>
        <w:numPr>
          <w:ilvl w:val="2"/>
          <w:numId w:val="16"/>
        </w:numPr>
        <w:spacing w:after="160" w:line="276" w:lineRule="auto"/>
        <w:rPr>
          <w:rFonts w:ascii="David" w:hAnsi="David"/>
          <w:sz w:val="24"/>
          <w:szCs w:val="24"/>
        </w:rPr>
      </w:pPr>
      <w:r w:rsidRPr="00B955EC">
        <w:rPr>
          <w:rFonts w:ascii="David" w:hAnsi="David" w:hint="cs"/>
          <w:sz w:val="24"/>
          <w:szCs w:val="24"/>
          <w:rtl/>
        </w:rPr>
        <w:t>ימים א'-ה' בין השעות 8:00 17:00.</w:t>
      </w:r>
    </w:p>
    <w:p w14:paraId="045C1F92" w14:textId="77777777" w:rsidR="00B955EC" w:rsidRDefault="00F35CE3" w:rsidP="00B955EC">
      <w:pPr>
        <w:pStyle w:val="ab"/>
        <w:numPr>
          <w:ilvl w:val="2"/>
          <w:numId w:val="16"/>
        </w:numPr>
        <w:spacing w:after="160" w:line="276" w:lineRule="auto"/>
        <w:rPr>
          <w:rFonts w:ascii="David" w:hAnsi="David"/>
          <w:sz w:val="24"/>
          <w:szCs w:val="24"/>
        </w:rPr>
      </w:pPr>
      <w:r w:rsidRPr="00B955EC">
        <w:rPr>
          <w:rFonts w:ascii="David" w:hAnsi="David" w:hint="cs"/>
          <w:sz w:val="24"/>
          <w:szCs w:val="24"/>
          <w:rtl/>
        </w:rPr>
        <w:t>יום שישי וערבי חג בין השעות 8:00  13:00 לכל הפחות או בהתאם לכלל השעות הנהוגות לכלל לקוחותיו.</w:t>
      </w:r>
    </w:p>
    <w:p w14:paraId="1337741E" w14:textId="24524CE1" w:rsidR="00F35CE3" w:rsidRPr="00B955EC" w:rsidRDefault="00F35CE3" w:rsidP="00B955EC">
      <w:pPr>
        <w:pStyle w:val="ab"/>
        <w:numPr>
          <w:ilvl w:val="2"/>
          <w:numId w:val="16"/>
        </w:numPr>
        <w:spacing w:after="160" w:line="276" w:lineRule="auto"/>
        <w:rPr>
          <w:rFonts w:ascii="David" w:hAnsi="David"/>
          <w:sz w:val="24"/>
          <w:szCs w:val="24"/>
        </w:rPr>
      </w:pPr>
      <w:r w:rsidRPr="00B955EC">
        <w:rPr>
          <w:rFonts w:ascii="David" w:hAnsi="David" w:hint="cs"/>
          <w:sz w:val="24"/>
          <w:szCs w:val="24"/>
          <w:rtl/>
        </w:rPr>
        <w:t>ימי חוה"מ בין השעות 8:00 15:00 לכל הפחות או בהתאם לשעות הפעילות אצל הספק לכלל לקוחותיו.</w:t>
      </w:r>
    </w:p>
    <w:p w14:paraId="70453BD4" w14:textId="77777777" w:rsidR="00341BF6" w:rsidRDefault="00F35CE3" w:rsidP="00341BF6">
      <w:pPr>
        <w:pStyle w:val="ab"/>
        <w:numPr>
          <w:ilvl w:val="2"/>
          <w:numId w:val="16"/>
        </w:numPr>
        <w:spacing w:after="160" w:line="276" w:lineRule="auto"/>
        <w:rPr>
          <w:rFonts w:ascii="David" w:hAnsi="David"/>
          <w:sz w:val="24"/>
          <w:szCs w:val="24"/>
        </w:rPr>
      </w:pPr>
      <w:r w:rsidRPr="00CF1C3D">
        <w:rPr>
          <w:rFonts w:ascii="David" w:hAnsi="David" w:hint="cs"/>
          <w:b/>
          <w:bCs/>
          <w:sz w:val="24"/>
          <w:szCs w:val="24"/>
          <w:rtl/>
        </w:rPr>
        <w:t xml:space="preserve">חירום </w:t>
      </w:r>
      <w:r w:rsidRPr="00CF1C3D">
        <w:rPr>
          <w:rFonts w:ascii="David" w:hAnsi="David"/>
          <w:b/>
          <w:bCs/>
          <w:sz w:val="24"/>
          <w:szCs w:val="24"/>
          <w:rtl/>
        </w:rPr>
        <w:t>–</w:t>
      </w:r>
      <w:r w:rsidRPr="00CF1C3D">
        <w:rPr>
          <w:rFonts w:ascii="David" w:hAnsi="David" w:hint="cs"/>
          <w:sz w:val="24"/>
          <w:szCs w:val="24"/>
          <w:rtl/>
        </w:rPr>
        <w:t xml:space="preserve"> הספק נדרש לזמינות טלפונית מעבר למוגדר בסעיף 2.9.1 לטובת מתן מענה לפניות צה"ל ואספקת ההזמנות בהתאם לדרישות מסמכי ההתקשרות</w:t>
      </w:r>
      <w:r>
        <w:rPr>
          <w:rFonts w:ascii="David" w:hAnsi="David" w:hint="cs"/>
          <w:sz w:val="24"/>
          <w:szCs w:val="24"/>
          <w:rtl/>
        </w:rPr>
        <w:t xml:space="preserve"> </w:t>
      </w:r>
      <w:commentRangeStart w:id="1"/>
      <w:r>
        <w:rPr>
          <w:rFonts w:ascii="David" w:hAnsi="David" w:hint="cs"/>
          <w:sz w:val="24"/>
          <w:szCs w:val="24"/>
          <w:rtl/>
        </w:rPr>
        <w:t xml:space="preserve">וסעיף </w:t>
      </w:r>
      <w:r w:rsidR="004D4E39">
        <w:rPr>
          <w:rFonts w:ascii="David" w:hAnsi="David" w:hint="cs"/>
          <w:sz w:val="24"/>
          <w:szCs w:val="24"/>
          <w:rtl/>
        </w:rPr>
        <w:t>______</w:t>
      </w:r>
      <w:r>
        <w:rPr>
          <w:rFonts w:ascii="David" w:hAnsi="David" w:hint="cs"/>
          <w:sz w:val="24"/>
          <w:szCs w:val="24"/>
          <w:rtl/>
        </w:rPr>
        <w:t xml:space="preserve">במסמך זה </w:t>
      </w:r>
      <w:r w:rsidRPr="00CF1C3D">
        <w:rPr>
          <w:rFonts w:ascii="David" w:hAnsi="David" w:hint="cs"/>
          <w:sz w:val="24"/>
          <w:szCs w:val="24"/>
          <w:rtl/>
        </w:rPr>
        <w:t>.</w:t>
      </w:r>
      <w:commentRangeEnd w:id="1"/>
      <w:r w:rsidR="004D4E39">
        <w:rPr>
          <w:rStyle w:val="ad"/>
          <w:rtl/>
        </w:rPr>
        <w:commentReference w:id="1"/>
      </w:r>
    </w:p>
    <w:p w14:paraId="4E06EE69" w14:textId="372984EE" w:rsidR="004D4E39" w:rsidRPr="00341BF6" w:rsidRDefault="00F35CE3" w:rsidP="00341BF6">
      <w:pPr>
        <w:pStyle w:val="ab"/>
        <w:numPr>
          <w:ilvl w:val="1"/>
          <w:numId w:val="16"/>
        </w:numPr>
        <w:spacing w:after="160" w:line="276" w:lineRule="auto"/>
        <w:rPr>
          <w:rFonts w:ascii="David" w:hAnsi="David"/>
          <w:sz w:val="24"/>
          <w:szCs w:val="24"/>
        </w:rPr>
      </w:pPr>
      <w:r w:rsidRPr="00341BF6">
        <w:rPr>
          <w:rFonts w:ascii="David" w:hAnsi="David" w:hint="cs"/>
          <w:sz w:val="24"/>
          <w:szCs w:val="24"/>
          <w:rtl/>
        </w:rPr>
        <w:lastRenderedPageBreak/>
        <w:t xml:space="preserve"> </w:t>
      </w:r>
      <w:r w:rsidRPr="00341BF6">
        <w:rPr>
          <w:rFonts w:ascii="David" w:hAnsi="David" w:hint="cs"/>
          <w:b/>
          <w:bCs/>
          <w:sz w:val="24"/>
          <w:szCs w:val="24"/>
          <w:rtl/>
        </w:rPr>
        <w:t xml:space="preserve">"מערכת המרק"ט" </w:t>
      </w:r>
      <w:r w:rsidRPr="00341BF6">
        <w:rPr>
          <w:rFonts w:ascii="David" w:hAnsi="David"/>
          <w:b/>
          <w:bCs/>
          <w:sz w:val="24"/>
          <w:szCs w:val="24"/>
          <w:rtl/>
        </w:rPr>
        <w:t>–</w:t>
      </w:r>
      <w:r w:rsidRPr="00341BF6">
        <w:rPr>
          <w:rFonts w:ascii="David" w:hAnsi="David" w:hint="cs"/>
          <w:b/>
          <w:bCs/>
          <w:sz w:val="24"/>
          <w:szCs w:val="24"/>
          <w:rtl/>
        </w:rPr>
        <w:t xml:space="preserve"> </w:t>
      </w:r>
      <w:r w:rsidRPr="00341BF6">
        <w:rPr>
          <w:rFonts w:ascii="David" w:hAnsi="David" w:hint="cs"/>
          <w:sz w:val="24"/>
          <w:szCs w:val="24"/>
          <w:rtl/>
        </w:rPr>
        <w:t xml:space="preserve">מערכת ממוחשבת לניהול הזמנות של היחידות למול הספקים בשיטת שיווק </w:t>
      </w:r>
      <w:r w:rsidR="00341BF6">
        <w:rPr>
          <w:rFonts w:ascii="David" w:hAnsi="David" w:hint="cs"/>
          <w:sz w:val="24"/>
          <w:szCs w:val="24"/>
          <w:rtl/>
        </w:rPr>
        <w:t xml:space="preserve">   </w:t>
      </w:r>
      <w:r w:rsidRPr="00341BF6">
        <w:rPr>
          <w:rFonts w:ascii="David" w:hAnsi="David" w:hint="cs"/>
          <w:sz w:val="24"/>
          <w:szCs w:val="24"/>
          <w:rtl/>
        </w:rPr>
        <w:t>ישיר וזאת באמצעות מפעיל חיצוני מאושר ע"י המשרד, האחראי על הפעלת המערכת אצל הספק.</w:t>
      </w:r>
    </w:p>
    <w:p w14:paraId="418C87D3" w14:textId="77777777" w:rsidR="004D4E39" w:rsidRDefault="00F35CE3" w:rsidP="004D4E39">
      <w:pPr>
        <w:pStyle w:val="ab"/>
        <w:numPr>
          <w:ilvl w:val="2"/>
          <w:numId w:val="16"/>
        </w:numPr>
        <w:spacing w:after="160" w:line="276" w:lineRule="auto"/>
        <w:rPr>
          <w:rFonts w:ascii="David" w:hAnsi="David"/>
          <w:sz w:val="24"/>
          <w:szCs w:val="24"/>
        </w:rPr>
      </w:pPr>
      <w:r w:rsidRPr="004D4E39">
        <w:rPr>
          <w:rFonts w:ascii="David" w:hAnsi="David" w:hint="cs"/>
          <w:b/>
          <w:bCs/>
          <w:sz w:val="24"/>
          <w:szCs w:val="24"/>
          <w:rtl/>
        </w:rPr>
        <w:t xml:space="preserve">"פק"א או "פקודת אספקה" </w:t>
      </w:r>
      <w:r w:rsidRPr="004D4E39">
        <w:rPr>
          <w:rFonts w:ascii="David" w:hAnsi="David"/>
          <w:b/>
          <w:bCs/>
          <w:sz w:val="24"/>
          <w:szCs w:val="24"/>
          <w:rtl/>
        </w:rPr>
        <w:t>–</w:t>
      </w:r>
      <w:r w:rsidRPr="004D4E39">
        <w:rPr>
          <w:rFonts w:ascii="David" w:hAnsi="David" w:hint="cs"/>
          <w:b/>
          <w:bCs/>
          <w:sz w:val="24"/>
          <w:szCs w:val="24"/>
          <w:rtl/>
        </w:rPr>
        <w:t xml:space="preserve"> </w:t>
      </w:r>
      <w:r w:rsidRPr="004D4E39">
        <w:rPr>
          <w:rFonts w:ascii="David" w:hAnsi="David" w:hint="cs"/>
          <w:sz w:val="24"/>
          <w:szCs w:val="24"/>
          <w:rtl/>
        </w:rPr>
        <w:t>הזמנה ממוחשבת המוזרמת ישירות לספק במערכת המרק"ט בהתאם לתנאי ההסכם.</w:t>
      </w:r>
    </w:p>
    <w:p w14:paraId="519EA7F7" w14:textId="77777777" w:rsidR="004D4E39" w:rsidRDefault="00F35CE3" w:rsidP="004D4E39">
      <w:pPr>
        <w:pStyle w:val="ab"/>
        <w:numPr>
          <w:ilvl w:val="2"/>
          <w:numId w:val="16"/>
        </w:numPr>
        <w:spacing w:after="160" w:line="276" w:lineRule="auto"/>
        <w:rPr>
          <w:rFonts w:ascii="David" w:hAnsi="David"/>
          <w:sz w:val="24"/>
          <w:szCs w:val="24"/>
        </w:rPr>
      </w:pPr>
      <w:r w:rsidRPr="004D4E39">
        <w:rPr>
          <w:rFonts w:ascii="David" w:hAnsi="David" w:hint="cs"/>
          <w:b/>
          <w:bCs/>
          <w:sz w:val="24"/>
          <w:szCs w:val="24"/>
          <w:rtl/>
        </w:rPr>
        <w:t xml:space="preserve">"תעודת משלוח דיגיטלית" </w:t>
      </w:r>
      <w:r w:rsidRPr="004D4E39">
        <w:rPr>
          <w:rFonts w:ascii="David" w:hAnsi="David"/>
          <w:b/>
          <w:bCs/>
          <w:sz w:val="24"/>
          <w:szCs w:val="24"/>
          <w:rtl/>
        </w:rPr>
        <w:t>–</w:t>
      </w:r>
      <w:r w:rsidRPr="004D4E39">
        <w:rPr>
          <w:rFonts w:ascii="David" w:hAnsi="David" w:hint="cs"/>
          <w:b/>
          <w:bCs/>
          <w:sz w:val="24"/>
          <w:szCs w:val="24"/>
          <w:rtl/>
        </w:rPr>
        <w:t xml:space="preserve"> </w:t>
      </w:r>
      <w:r w:rsidRPr="004D4E39">
        <w:rPr>
          <w:rFonts w:ascii="David" w:hAnsi="David" w:hint="cs"/>
          <w:sz w:val="24"/>
          <w:szCs w:val="24"/>
          <w:rtl/>
        </w:rPr>
        <w:t>תעודת משלוח דיגיטלית הנשלחת ע"י הספק במערכת המרק"ט לאישור המזמין (בהתאם לפק"א שהתקבלה)</w:t>
      </w:r>
    </w:p>
    <w:p w14:paraId="255B9CCD" w14:textId="77777777" w:rsidR="004D4E39" w:rsidRDefault="00F35CE3" w:rsidP="004D4E39">
      <w:pPr>
        <w:pStyle w:val="ab"/>
        <w:numPr>
          <w:ilvl w:val="2"/>
          <w:numId w:val="16"/>
        </w:numPr>
        <w:spacing w:after="160" w:line="276" w:lineRule="auto"/>
        <w:rPr>
          <w:rFonts w:ascii="David" w:hAnsi="David"/>
          <w:sz w:val="24"/>
          <w:szCs w:val="24"/>
        </w:rPr>
      </w:pPr>
      <w:r w:rsidRPr="004D4E39">
        <w:rPr>
          <w:rFonts w:ascii="David" w:hAnsi="David" w:hint="cs"/>
          <w:b/>
          <w:bCs/>
          <w:sz w:val="24"/>
          <w:szCs w:val="24"/>
          <w:rtl/>
        </w:rPr>
        <w:t xml:space="preserve">"חשבונית דיגיטלית" </w:t>
      </w:r>
      <w:r w:rsidRPr="004D4E39">
        <w:rPr>
          <w:rFonts w:ascii="David" w:hAnsi="David"/>
          <w:b/>
          <w:bCs/>
          <w:sz w:val="24"/>
          <w:szCs w:val="24"/>
          <w:rtl/>
        </w:rPr>
        <w:t>–</w:t>
      </w:r>
      <w:r w:rsidRPr="004D4E39">
        <w:rPr>
          <w:rFonts w:ascii="David" w:hAnsi="David" w:hint="cs"/>
          <w:b/>
          <w:bCs/>
          <w:sz w:val="24"/>
          <w:szCs w:val="24"/>
          <w:rtl/>
        </w:rPr>
        <w:t xml:space="preserve"> </w:t>
      </w:r>
      <w:r w:rsidRPr="004D4E39">
        <w:rPr>
          <w:rFonts w:ascii="David" w:hAnsi="David" w:hint="cs"/>
          <w:sz w:val="24"/>
          <w:szCs w:val="24"/>
          <w:rtl/>
        </w:rPr>
        <w:t>תוזרם ע"י הספק לאחר קבלת תחשיב (אישור תעודת המשלוח ע"י המזמין) לתשלום בהתאם לתנאי התשלום שנקבעו ע"י המשרד.</w:t>
      </w:r>
    </w:p>
    <w:p w14:paraId="63683C71" w14:textId="6E67F62A" w:rsidR="00F35CE3" w:rsidRPr="004D4E39" w:rsidRDefault="00F35CE3" w:rsidP="004D4E39">
      <w:pPr>
        <w:pStyle w:val="ab"/>
        <w:numPr>
          <w:ilvl w:val="2"/>
          <w:numId w:val="16"/>
        </w:numPr>
        <w:spacing w:after="160" w:line="276" w:lineRule="auto"/>
        <w:rPr>
          <w:rFonts w:ascii="David" w:hAnsi="David"/>
          <w:sz w:val="24"/>
          <w:szCs w:val="24"/>
        </w:rPr>
      </w:pPr>
      <w:r w:rsidRPr="004D4E39">
        <w:rPr>
          <w:rFonts w:ascii="David" w:hAnsi="David" w:hint="cs"/>
          <w:b/>
          <w:bCs/>
          <w:sz w:val="24"/>
          <w:szCs w:val="24"/>
          <w:rtl/>
        </w:rPr>
        <w:t xml:space="preserve">"פקודות אספקה קשורות" </w:t>
      </w:r>
      <w:r w:rsidRPr="004D4E39">
        <w:rPr>
          <w:rFonts w:ascii="David" w:hAnsi="David"/>
          <w:b/>
          <w:bCs/>
          <w:sz w:val="24"/>
          <w:szCs w:val="24"/>
          <w:rtl/>
        </w:rPr>
        <w:t>–</w:t>
      </w:r>
      <w:r w:rsidRPr="004D4E39">
        <w:rPr>
          <w:rFonts w:ascii="David" w:hAnsi="David" w:hint="cs"/>
          <w:b/>
          <w:bCs/>
          <w:sz w:val="24"/>
          <w:szCs w:val="24"/>
          <w:rtl/>
        </w:rPr>
        <w:t xml:space="preserve"> </w:t>
      </w:r>
      <w:r w:rsidRPr="004D4E39">
        <w:rPr>
          <w:rFonts w:ascii="David" w:hAnsi="David" w:hint="cs"/>
          <w:sz w:val="24"/>
          <w:szCs w:val="24"/>
          <w:rtl/>
        </w:rPr>
        <w:t>במערכת המרק"ט קיימת אפשרות לקשר בין פקודות אספקה המקיימות את התנאים הבאים:</w:t>
      </w:r>
    </w:p>
    <w:p w14:paraId="30E3AB85" w14:textId="77777777" w:rsidR="00F35CE3" w:rsidRDefault="00F35CE3" w:rsidP="004D4E39">
      <w:pPr>
        <w:pStyle w:val="ab"/>
        <w:numPr>
          <w:ilvl w:val="0"/>
          <w:numId w:val="17"/>
        </w:numPr>
        <w:spacing w:after="160" w:line="276" w:lineRule="auto"/>
        <w:rPr>
          <w:rFonts w:ascii="David" w:hAnsi="David"/>
          <w:sz w:val="24"/>
          <w:szCs w:val="24"/>
          <w:rtl/>
        </w:rPr>
      </w:pPr>
      <w:r>
        <w:rPr>
          <w:rFonts w:ascii="David" w:hAnsi="David" w:hint="cs"/>
          <w:sz w:val="24"/>
          <w:szCs w:val="24"/>
          <w:rtl/>
        </w:rPr>
        <w:t>כולן נוצרו באותו יום.</w:t>
      </w:r>
    </w:p>
    <w:p w14:paraId="2937D972" w14:textId="77777777" w:rsidR="00F35CE3" w:rsidRDefault="00F35CE3" w:rsidP="004D4E39">
      <w:pPr>
        <w:pStyle w:val="ab"/>
        <w:numPr>
          <w:ilvl w:val="0"/>
          <w:numId w:val="17"/>
        </w:numPr>
        <w:spacing w:after="160" w:line="276" w:lineRule="auto"/>
        <w:rPr>
          <w:rFonts w:ascii="David" w:hAnsi="David"/>
          <w:sz w:val="24"/>
          <w:szCs w:val="24"/>
        </w:rPr>
      </w:pPr>
      <w:r>
        <w:rPr>
          <w:rFonts w:ascii="David" w:hAnsi="David" w:hint="cs"/>
          <w:sz w:val="24"/>
          <w:szCs w:val="24"/>
          <w:rtl/>
        </w:rPr>
        <w:t>מקום האספקה בכל פקודות האספקה הינו זהה.</w:t>
      </w:r>
    </w:p>
    <w:p w14:paraId="5E9DB2DE" w14:textId="77777777" w:rsidR="00F35CE3" w:rsidRDefault="00F35CE3" w:rsidP="004D4E39">
      <w:pPr>
        <w:pStyle w:val="ab"/>
        <w:numPr>
          <w:ilvl w:val="0"/>
          <w:numId w:val="17"/>
        </w:numPr>
        <w:spacing w:after="160" w:line="276" w:lineRule="auto"/>
        <w:rPr>
          <w:rFonts w:ascii="David" w:hAnsi="David"/>
          <w:sz w:val="24"/>
          <w:szCs w:val="24"/>
        </w:rPr>
      </w:pPr>
      <w:r>
        <w:rPr>
          <w:rFonts w:ascii="David" w:hAnsi="David" w:hint="cs"/>
          <w:sz w:val="24"/>
          <w:szCs w:val="24"/>
          <w:rtl/>
        </w:rPr>
        <w:t>כל פקודות האספקה מיועדות עבור אותה היחידה.</w:t>
      </w:r>
    </w:p>
    <w:p w14:paraId="62E3E149" w14:textId="77777777" w:rsidR="00F35CE3" w:rsidRDefault="00F35CE3" w:rsidP="00B955EC">
      <w:pPr>
        <w:pStyle w:val="ab"/>
        <w:numPr>
          <w:ilvl w:val="2"/>
          <w:numId w:val="16"/>
        </w:numPr>
        <w:spacing w:after="160" w:line="276" w:lineRule="auto"/>
        <w:rPr>
          <w:rFonts w:ascii="David" w:hAnsi="David"/>
          <w:sz w:val="24"/>
          <w:szCs w:val="24"/>
        </w:rPr>
      </w:pPr>
      <w:r>
        <w:rPr>
          <w:rFonts w:ascii="David" w:hAnsi="David" w:hint="cs"/>
          <w:sz w:val="24"/>
          <w:szCs w:val="24"/>
          <w:rtl/>
        </w:rPr>
        <w:t>הקישור יבוצע ע"י היחידה המזמינה באמצעות סימון בשדה 'עבודות שלובות' במערכת.</w:t>
      </w:r>
    </w:p>
    <w:p w14:paraId="5B46AA46" w14:textId="77777777" w:rsidR="00F35CE3" w:rsidRDefault="00F35CE3" w:rsidP="00B955EC">
      <w:pPr>
        <w:pStyle w:val="ab"/>
        <w:numPr>
          <w:ilvl w:val="2"/>
          <w:numId w:val="16"/>
        </w:numPr>
        <w:spacing w:after="160" w:line="276" w:lineRule="auto"/>
        <w:rPr>
          <w:rFonts w:ascii="David" w:hAnsi="David"/>
          <w:sz w:val="24"/>
          <w:szCs w:val="24"/>
        </w:rPr>
      </w:pPr>
      <w:r>
        <w:rPr>
          <w:rFonts w:ascii="David" w:hAnsi="David" w:hint="cs"/>
          <w:sz w:val="24"/>
          <w:szCs w:val="24"/>
          <w:rtl/>
        </w:rPr>
        <w:t>הספק יתייחס לפקודות אספקה קשורות, בהיבט סכום מינימום להספקה ישירה, כפק"א אחת שסכומה סכום כל הפקודות האספקה הקשורות.</w:t>
      </w:r>
    </w:p>
    <w:p w14:paraId="40FF29D4" w14:textId="77777777" w:rsidR="00F35CE3" w:rsidRDefault="00F35CE3" w:rsidP="00B955EC">
      <w:pPr>
        <w:pStyle w:val="ab"/>
        <w:numPr>
          <w:ilvl w:val="1"/>
          <w:numId w:val="16"/>
        </w:numPr>
        <w:spacing w:after="160" w:line="276" w:lineRule="auto"/>
        <w:rPr>
          <w:rFonts w:ascii="David" w:hAnsi="David"/>
          <w:sz w:val="24"/>
          <w:szCs w:val="24"/>
        </w:rPr>
      </w:pPr>
      <w:r>
        <w:rPr>
          <w:rFonts w:ascii="David" w:hAnsi="David" w:hint="cs"/>
          <w:sz w:val="24"/>
          <w:szCs w:val="24"/>
          <w:rtl/>
        </w:rPr>
        <w:t xml:space="preserve"> </w:t>
      </w:r>
      <w:r>
        <w:rPr>
          <w:rFonts w:ascii="David" w:hAnsi="David" w:hint="cs"/>
          <w:b/>
          <w:bCs/>
          <w:sz w:val="24"/>
          <w:szCs w:val="24"/>
          <w:rtl/>
        </w:rPr>
        <w:t>"</w:t>
      </w:r>
      <w:r w:rsidRPr="00EB048C">
        <w:rPr>
          <w:rFonts w:ascii="David" w:hAnsi="David" w:hint="cs"/>
          <w:b/>
          <w:bCs/>
          <w:sz w:val="24"/>
          <w:szCs w:val="24"/>
          <w:rtl/>
        </w:rPr>
        <w:t xml:space="preserve">פק"א ידנית" </w:t>
      </w:r>
      <w:r>
        <w:rPr>
          <w:rFonts w:ascii="David" w:hAnsi="David"/>
          <w:sz w:val="24"/>
          <w:szCs w:val="24"/>
          <w:rtl/>
        </w:rPr>
        <w:t>–</w:t>
      </w:r>
      <w:r>
        <w:rPr>
          <w:rFonts w:ascii="David" w:hAnsi="David" w:hint="cs"/>
          <w:sz w:val="24"/>
          <w:szCs w:val="24"/>
          <w:rtl/>
        </w:rPr>
        <w:t xml:space="preserve"> </w:t>
      </w:r>
    </w:p>
    <w:p w14:paraId="17F48129" w14:textId="77777777" w:rsidR="00F35CE3" w:rsidRDefault="00F35CE3" w:rsidP="00B955EC">
      <w:pPr>
        <w:pStyle w:val="ab"/>
        <w:numPr>
          <w:ilvl w:val="2"/>
          <w:numId w:val="16"/>
        </w:numPr>
        <w:spacing w:after="160" w:line="276" w:lineRule="auto"/>
        <w:rPr>
          <w:rFonts w:ascii="David" w:hAnsi="David"/>
          <w:sz w:val="24"/>
          <w:szCs w:val="24"/>
        </w:rPr>
      </w:pPr>
      <w:r>
        <w:rPr>
          <w:rFonts w:ascii="David" w:hAnsi="David" w:hint="cs"/>
          <w:sz w:val="24"/>
          <w:szCs w:val="24"/>
          <w:rtl/>
        </w:rPr>
        <w:t xml:space="preserve">הזמנה המועברת לספק בכל דרך אחרת שהיא לא באמצעות מערכת המרק"ט, כגון </w:t>
      </w:r>
      <w:r>
        <w:rPr>
          <w:rFonts w:ascii="David" w:hAnsi="David" w:hint="cs"/>
          <w:sz w:val="24"/>
          <w:szCs w:val="24"/>
        </w:rPr>
        <w:t>SMS</w:t>
      </w:r>
      <w:r>
        <w:rPr>
          <w:rFonts w:ascii="David" w:hAnsi="David" w:hint="cs"/>
          <w:sz w:val="24"/>
          <w:szCs w:val="24"/>
          <w:rtl/>
        </w:rPr>
        <w:t>/וואטצאפ/טלפון/מייל ובאישור הגוף הדורש בלבד וזאת בגין תקלה שאינה מאפשרת הזרמת פק"א דיגיטאלית במערכת המרק"ט.</w:t>
      </w:r>
    </w:p>
    <w:p w14:paraId="4FBC9F94" w14:textId="18CC32F8" w:rsidR="00F35CE3" w:rsidRPr="00335FDA" w:rsidRDefault="00F35CE3" w:rsidP="00335FDA">
      <w:pPr>
        <w:pStyle w:val="ab"/>
        <w:numPr>
          <w:ilvl w:val="2"/>
          <w:numId w:val="16"/>
        </w:numPr>
        <w:spacing w:after="160" w:line="276" w:lineRule="auto"/>
        <w:rPr>
          <w:rFonts w:ascii="David" w:hAnsi="David"/>
          <w:sz w:val="24"/>
          <w:szCs w:val="24"/>
        </w:rPr>
      </w:pPr>
      <w:r>
        <w:rPr>
          <w:rFonts w:ascii="David" w:hAnsi="David" w:hint="cs"/>
          <w:sz w:val="24"/>
          <w:szCs w:val="24"/>
          <w:rtl/>
        </w:rPr>
        <w:t>הזמנה המתקבלת ישירות מהמשרד ולא באמצעות מערכת המרק"ט .</w:t>
      </w:r>
    </w:p>
    <w:p w14:paraId="1242C836" w14:textId="77777777" w:rsidR="00F35CE3" w:rsidRDefault="00F35CE3" w:rsidP="00B955EC">
      <w:pPr>
        <w:pStyle w:val="ab"/>
        <w:numPr>
          <w:ilvl w:val="1"/>
          <w:numId w:val="16"/>
        </w:numPr>
        <w:spacing w:after="160" w:line="276" w:lineRule="auto"/>
        <w:rPr>
          <w:rFonts w:ascii="David" w:hAnsi="David"/>
          <w:sz w:val="24"/>
          <w:szCs w:val="24"/>
        </w:rPr>
      </w:pPr>
      <w:r>
        <w:rPr>
          <w:rFonts w:ascii="David" w:hAnsi="David" w:hint="cs"/>
          <w:sz w:val="24"/>
          <w:szCs w:val="24"/>
          <w:rtl/>
        </w:rPr>
        <w:t xml:space="preserve"> </w:t>
      </w:r>
      <w:r w:rsidRPr="00717B4B">
        <w:rPr>
          <w:rFonts w:ascii="David" w:hAnsi="David" w:hint="cs"/>
          <w:b/>
          <w:bCs/>
          <w:sz w:val="24"/>
          <w:szCs w:val="24"/>
          <w:rtl/>
        </w:rPr>
        <w:t>"פריסה גאוגרפית"</w:t>
      </w:r>
      <w:r>
        <w:rPr>
          <w:rFonts w:ascii="David" w:hAnsi="David" w:hint="cs"/>
          <w:sz w:val="24"/>
          <w:szCs w:val="24"/>
          <w:rtl/>
        </w:rPr>
        <w:t xml:space="preserve"> </w:t>
      </w:r>
      <w:r>
        <w:rPr>
          <w:rFonts w:ascii="David" w:hAnsi="David"/>
          <w:sz w:val="24"/>
          <w:szCs w:val="24"/>
          <w:rtl/>
        </w:rPr>
        <w:t>–</w:t>
      </w:r>
      <w:r>
        <w:rPr>
          <w:rFonts w:ascii="David" w:hAnsi="David" w:hint="cs"/>
          <w:sz w:val="24"/>
          <w:szCs w:val="24"/>
          <w:rtl/>
        </w:rPr>
        <w:t xml:space="preserve"> אספקה מגבול בינלאומי מצפון ועד אילת (כמפורט בסעיף 1.6)</w:t>
      </w:r>
    </w:p>
    <w:p w14:paraId="2707721F" w14:textId="77777777" w:rsidR="00F35CE3" w:rsidRDefault="00F35CE3" w:rsidP="00B955EC">
      <w:pPr>
        <w:pStyle w:val="ab"/>
        <w:numPr>
          <w:ilvl w:val="1"/>
          <w:numId w:val="16"/>
        </w:numPr>
        <w:spacing w:after="160" w:line="276" w:lineRule="auto"/>
        <w:rPr>
          <w:rFonts w:ascii="David" w:hAnsi="David"/>
          <w:sz w:val="24"/>
          <w:szCs w:val="24"/>
        </w:rPr>
      </w:pPr>
      <w:r>
        <w:rPr>
          <w:rFonts w:ascii="David" w:hAnsi="David" w:hint="cs"/>
          <w:sz w:val="24"/>
          <w:szCs w:val="24"/>
          <w:rtl/>
        </w:rPr>
        <w:t xml:space="preserve"> </w:t>
      </w:r>
      <w:r w:rsidRPr="00717B4B">
        <w:rPr>
          <w:rFonts w:ascii="David" w:hAnsi="David" w:hint="cs"/>
          <w:b/>
          <w:bCs/>
          <w:sz w:val="24"/>
          <w:szCs w:val="24"/>
          <w:rtl/>
        </w:rPr>
        <w:t>"מצב/שעת חירום ומצבי ביניים"</w:t>
      </w:r>
      <w:r>
        <w:rPr>
          <w:rFonts w:ascii="David" w:hAnsi="David" w:hint="cs"/>
          <w:sz w:val="24"/>
          <w:szCs w:val="24"/>
          <w:rtl/>
        </w:rPr>
        <w:t xml:space="preserve"> </w:t>
      </w:r>
      <w:r>
        <w:rPr>
          <w:rFonts w:ascii="David" w:hAnsi="David"/>
          <w:sz w:val="24"/>
          <w:szCs w:val="24"/>
          <w:rtl/>
        </w:rPr>
        <w:t>–</w:t>
      </w:r>
      <w:r>
        <w:rPr>
          <w:rFonts w:ascii="David" w:hAnsi="David" w:hint="cs"/>
          <w:sz w:val="24"/>
          <w:szCs w:val="24"/>
          <w:rtl/>
        </w:rPr>
        <w:t xml:space="preserve"> כמוגדר בנספחי ההתקשרות (נספח 013) ובפרק החירום במסמך הזה.</w:t>
      </w:r>
    </w:p>
    <w:p w14:paraId="63B1D312" w14:textId="77777777" w:rsidR="00F35CE3" w:rsidRDefault="00F35CE3" w:rsidP="00B955EC">
      <w:pPr>
        <w:pStyle w:val="ab"/>
        <w:numPr>
          <w:ilvl w:val="1"/>
          <w:numId w:val="16"/>
        </w:numPr>
        <w:spacing w:after="160" w:line="276" w:lineRule="auto"/>
        <w:rPr>
          <w:rFonts w:ascii="David" w:hAnsi="David"/>
          <w:sz w:val="24"/>
          <w:szCs w:val="24"/>
        </w:rPr>
      </w:pPr>
      <w:r>
        <w:rPr>
          <w:rFonts w:ascii="David" w:hAnsi="David" w:hint="cs"/>
          <w:sz w:val="24"/>
          <w:szCs w:val="24"/>
          <w:rtl/>
        </w:rPr>
        <w:t xml:space="preserve"> </w:t>
      </w:r>
      <w:r w:rsidRPr="00717B4B">
        <w:rPr>
          <w:rFonts w:ascii="David" w:hAnsi="David" w:hint="cs"/>
          <w:b/>
          <w:bCs/>
          <w:sz w:val="24"/>
          <w:szCs w:val="24"/>
          <w:rtl/>
        </w:rPr>
        <w:t>"אספקה דחופה"</w:t>
      </w:r>
      <w:r>
        <w:rPr>
          <w:rFonts w:ascii="David" w:hAnsi="David" w:hint="cs"/>
          <w:sz w:val="24"/>
          <w:szCs w:val="24"/>
          <w:rtl/>
        </w:rPr>
        <w:t xml:space="preserve"> </w:t>
      </w:r>
      <w:r>
        <w:rPr>
          <w:rFonts w:ascii="David" w:hAnsi="David"/>
          <w:sz w:val="24"/>
          <w:szCs w:val="24"/>
          <w:rtl/>
        </w:rPr>
        <w:t>–</w:t>
      </w:r>
      <w:r>
        <w:rPr>
          <w:rFonts w:ascii="David" w:hAnsi="David" w:hint="cs"/>
          <w:sz w:val="24"/>
          <w:szCs w:val="24"/>
          <w:rtl/>
        </w:rPr>
        <w:t xml:space="preserve"> פק"א שאינה מוזרמת בזמן חירום וביניים ונדרשת לצורך מיידי בגין אירוע נקודתי ביחידה ולא יותר מ-5 פעמים בחודש (משיכה מאתר הספק או בהספקה ישירה).</w:t>
      </w:r>
    </w:p>
    <w:p w14:paraId="558CFD7E" w14:textId="7C62DDB0" w:rsidR="00F35CE3" w:rsidRDefault="00F35CE3" w:rsidP="00335FDA">
      <w:pPr>
        <w:pStyle w:val="ab"/>
        <w:numPr>
          <w:ilvl w:val="1"/>
          <w:numId w:val="16"/>
        </w:numPr>
        <w:spacing w:line="360" w:lineRule="auto"/>
        <w:ind w:right="360"/>
        <w:jc w:val="both"/>
        <w:rPr>
          <w:rFonts w:ascii="David" w:hAnsi="David"/>
          <w:sz w:val="24"/>
          <w:szCs w:val="24"/>
        </w:rPr>
      </w:pPr>
      <w:r w:rsidRPr="00832D47">
        <w:rPr>
          <w:rFonts w:ascii="David" w:hAnsi="David" w:hint="cs"/>
          <w:b/>
          <w:bCs/>
          <w:sz w:val="24"/>
          <w:szCs w:val="24"/>
          <w:rtl/>
        </w:rPr>
        <w:t>"</w:t>
      </w:r>
      <w:r w:rsidRPr="00D25155">
        <w:rPr>
          <w:rFonts w:ascii="David" w:hAnsi="David" w:hint="cs"/>
          <w:b/>
          <w:bCs/>
          <w:sz w:val="24"/>
          <w:szCs w:val="24"/>
          <w:rtl/>
        </w:rPr>
        <w:t>מצב אספקה מיוחד"</w:t>
      </w:r>
      <w:r w:rsidRPr="00D25155">
        <w:rPr>
          <w:rFonts w:ascii="David" w:hAnsi="David" w:hint="cs"/>
          <w:sz w:val="24"/>
          <w:szCs w:val="24"/>
          <w:rtl/>
        </w:rPr>
        <w:t xml:space="preserve"> </w:t>
      </w:r>
      <w:r w:rsidRPr="00D25155">
        <w:rPr>
          <w:rFonts w:ascii="David" w:hAnsi="David"/>
          <w:sz w:val="24"/>
          <w:szCs w:val="24"/>
          <w:rtl/>
        </w:rPr>
        <w:t>–</w:t>
      </w:r>
      <w:r w:rsidRPr="00D25155">
        <w:rPr>
          <w:rFonts w:ascii="David" w:hAnsi="David" w:hint="cs"/>
          <w:sz w:val="24"/>
          <w:szCs w:val="24"/>
          <w:rtl/>
        </w:rPr>
        <w:t xml:space="preserve"> מצב שבו הספק נקלע לקשיים תפעוליים ואינו מסוגל </w:t>
      </w:r>
      <w:r>
        <w:rPr>
          <w:rFonts w:ascii="David" w:hAnsi="David" w:hint="cs"/>
          <w:sz w:val="24"/>
          <w:szCs w:val="24"/>
          <w:rtl/>
        </w:rPr>
        <w:t>לספק</w:t>
      </w:r>
      <w:r w:rsidRPr="00D25155">
        <w:rPr>
          <w:rFonts w:ascii="David" w:hAnsi="David" w:hint="cs"/>
          <w:sz w:val="24"/>
          <w:szCs w:val="24"/>
          <w:rtl/>
        </w:rPr>
        <w:t xml:space="preserve"> את כלל הזמנות המתקבלות אצלו </w:t>
      </w:r>
      <w:r>
        <w:rPr>
          <w:rFonts w:ascii="David" w:hAnsi="David" w:hint="cs"/>
          <w:sz w:val="24"/>
          <w:szCs w:val="24"/>
          <w:rtl/>
        </w:rPr>
        <w:t>בהתאם למועד האספקה החוזי</w:t>
      </w:r>
      <w:r w:rsidRPr="00D25155">
        <w:rPr>
          <w:rFonts w:ascii="David" w:hAnsi="David" w:hint="cs"/>
          <w:sz w:val="24"/>
          <w:szCs w:val="24"/>
          <w:rtl/>
        </w:rPr>
        <w:t xml:space="preserve"> </w:t>
      </w:r>
      <w:r>
        <w:rPr>
          <w:rFonts w:ascii="David" w:hAnsi="David" w:hint="cs"/>
          <w:sz w:val="24"/>
          <w:szCs w:val="24"/>
          <w:rtl/>
        </w:rPr>
        <w:t>המצויין בפק"א.</w:t>
      </w:r>
      <w:r w:rsidR="00335FDA">
        <w:rPr>
          <w:rFonts w:ascii="David" w:hAnsi="David"/>
          <w:sz w:val="24"/>
          <w:szCs w:val="24"/>
        </w:rPr>
        <w:t xml:space="preserve"> </w:t>
      </w:r>
    </w:p>
    <w:p w14:paraId="77DF90C9" w14:textId="77777777" w:rsidR="003F3A4E" w:rsidRDefault="003F3A4E" w:rsidP="003F3A4E">
      <w:pPr>
        <w:pStyle w:val="ab"/>
        <w:spacing w:line="360" w:lineRule="auto"/>
        <w:ind w:left="360" w:right="360"/>
        <w:jc w:val="both"/>
        <w:rPr>
          <w:rFonts w:ascii="David" w:hAnsi="David"/>
          <w:sz w:val="24"/>
          <w:szCs w:val="24"/>
        </w:rPr>
      </w:pPr>
    </w:p>
    <w:p w14:paraId="1323F6AA" w14:textId="0B80D155" w:rsidR="003F3A4E" w:rsidRPr="003F3A4E" w:rsidRDefault="003F3A4E" w:rsidP="003F3A4E">
      <w:pPr>
        <w:pStyle w:val="ab"/>
        <w:numPr>
          <w:ilvl w:val="0"/>
          <w:numId w:val="18"/>
        </w:numPr>
        <w:spacing w:after="160" w:line="276" w:lineRule="auto"/>
        <w:rPr>
          <w:rFonts w:ascii="David" w:hAnsi="David"/>
          <w:b/>
          <w:bCs/>
          <w:sz w:val="24"/>
          <w:szCs w:val="24"/>
          <w:u w:val="single"/>
        </w:rPr>
      </w:pPr>
      <w:r w:rsidRPr="003F3A4E">
        <w:rPr>
          <w:rFonts w:ascii="David" w:hAnsi="David" w:hint="cs"/>
          <w:b/>
          <w:bCs/>
          <w:sz w:val="24"/>
          <w:szCs w:val="24"/>
          <w:u w:val="single"/>
          <w:rtl/>
        </w:rPr>
        <w:t>חבילת השירות</w:t>
      </w:r>
    </w:p>
    <w:p w14:paraId="65BA811E" w14:textId="77777777" w:rsidR="003F3A4E" w:rsidRDefault="003F3A4E" w:rsidP="003F3A4E">
      <w:pPr>
        <w:pStyle w:val="ab"/>
        <w:spacing w:line="276" w:lineRule="auto"/>
        <w:ind w:left="785"/>
        <w:rPr>
          <w:rFonts w:ascii="David" w:hAnsi="David"/>
          <w:b/>
          <w:bCs/>
          <w:sz w:val="24"/>
          <w:szCs w:val="24"/>
          <w:u w:val="single"/>
        </w:rPr>
      </w:pPr>
    </w:p>
    <w:p w14:paraId="3EF83FEE" w14:textId="60DB5C9A" w:rsidR="003F3A4E" w:rsidRPr="003F3A4E" w:rsidRDefault="003F3A4E" w:rsidP="003F3A4E">
      <w:pPr>
        <w:pStyle w:val="ab"/>
        <w:numPr>
          <w:ilvl w:val="1"/>
          <w:numId w:val="19"/>
        </w:numPr>
        <w:spacing w:after="160" w:line="276" w:lineRule="auto"/>
        <w:rPr>
          <w:rFonts w:ascii="David" w:hAnsi="David"/>
          <w:sz w:val="24"/>
          <w:szCs w:val="24"/>
        </w:rPr>
      </w:pPr>
      <w:r w:rsidRPr="003F3A4E">
        <w:rPr>
          <w:rFonts w:ascii="David" w:hAnsi="David" w:hint="cs"/>
          <w:b/>
          <w:bCs/>
          <w:sz w:val="24"/>
          <w:szCs w:val="24"/>
          <w:rtl/>
        </w:rPr>
        <w:t xml:space="preserve">זמן אספקה בשגרה - </w:t>
      </w:r>
      <w:r w:rsidRPr="003F3A4E">
        <w:rPr>
          <w:rFonts w:ascii="David" w:hAnsi="David" w:hint="cs"/>
          <w:sz w:val="24"/>
          <w:szCs w:val="24"/>
          <w:rtl/>
        </w:rPr>
        <w:t>15  ימי עסקים מקבלת הפק"א במערכת הספק.</w:t>
      </w:r>
    </w:p>
    <w:p w14:paraId="54B953BE" w14:textId="2B3F8B3C" w:rsidR="003F3A4E" w:rsidRPr="003F3A4E" w:rsidRDefault="003F3A4E" w:rsidP="003F3A4E">
      <w:pPr>
        <w:pStyle w:val="ab"/>
        <w:numPr>
          <w:ilvl w:val="1"/>
          <w:numId w:val="19"/>
        </w:numPr>
        <w:spacing w:after="160" w:line="276" w:lineRule="auto"/>
        <w:rPr>
          <w:rFonts w:ascii="David" w:hAnsi="David"/>
          <w:sz w:val="24"/>
          <w:szCs w:val="24"/>
          <w:rtl/>
        </w:rPr>
      </w:pPr>
      <w:r w:rsidRPr="003F3A4E">
        <w:rPr>
          <w:rFonts w:ascii="David" w:hAnsi="David" w:hint="cs"/>
          <w:b/>
          <w:bCs/>
          <w:sz w:val="24"/>
          <w:szCs w:val="24"/>
          <w:rtl/>
        </w:rPr>
        <w:t xml:space="preserve"> אספקה ישירה</w:t>
      </w:r>
      <w:r w:rsidR="00157898">
        <w:rPr>
          <w:rFonts w:ascii="David" w:hAnsi="David" w:hint="cs"/>
          <w:sz w:val="24"/>
          <w:szCs w:val="24"/>
          <w:rtl/>
        </w:rPr>
        <w:t xml:space="preserve"> </w:t>
      </w:r>
      <w:r w:rsidR="00157898" w:rsidRPr="00157898">
        <w:rPr>
          <w:rFonts w:ascii="David" w:hAnsi="David" w:hint="cs"/>
          <w:b/>
          <w:bCs/>
          <w:sz w:val="24"/>
          <w:szCs w:val="24"/>
          <w:rtl/>
        </w:rPr>
        <w:t>לאתר המזמין</w:t>
      </w:r>
      <w:r w:rsidRPr="003F3A4E">
        <w:rPr>
          <w:rFonts w:ascii="David" w:hAnsi="David" w:hint="cs"/>
          <w:sz w:val="24"/>
          <w:szCs w:val="24"/>
          <w:rtl/>
        </w:rPr>
        <w:t xml:space="preserve"> </w:t>
      </w:r>
      <w:r w:rsidR="00157898">
        <w:rPr>
          <w:rFonts w:ascii="David" w:hAnsi="David"/>
          <w:sz w:val="24"/>
          <w:szCs w:val="24"/>
          <w:rtl/>
        </w:rPr>
        <w:t>–</w:t>
      </w:r>
      <w:r w:rsidR="00157898">
        <w:rPr>
          <w:rFonts w:ascii="David" w:hAnsi="David" w:hint="cs"/>
          <w:sz w:val="24"/>
          <w:szCs w:val="24"/>
          <w:rtl/>
        </w:rPr>
        <w:t>סכום פק"א 3000</w:t>
      </w:r>
      <w:r w:rsidRPr="003F3A4E">
        <w:rPr>
          <w:rFonts w:ascii="David" w:hAnsi="David" w:hint="cs"/>
          <w:sz w:val="24"/>
          <w:szCs w:val="24"/>
          <w:rtl/>
        </w:rPr>
        <w:t xml:space="preserve"> ₪ </w:t>
      </w:r>
      <w:r w:rsidR="00157898">
        <w:rPr>
          <w:rFonts w:ascii="David" w:hAnsi="David" w:hint="cs"/>
          <w:sz w:val="24"/>
          <w:szCs w:val="24"/>
          <w:rtl/>
        </w:rPr>
        <w:t xml:space="preserve">כולל מע"מ </w:t>
      </w:r>
      <w:r w:rsidRPr="003F3A4E">
        <w:rPr>
          <w:rFonts w:ascii="David" w:hAnsi="David" w:hint="cs"/>
          <w:sz w:val="24"/>
          <w:szCs w:val="24"/>
          <w:rtl/>
        </w:rPr>
        <w:t xml:space="preserve">בהתאם למקום האספקה המצויין בפק"א.  </w:t>
      </w:r>
    </w:p>
    <w:p w14:paraId="64CE8866" w14:textId="77777777" w:rsidR="003F3A4E" w:rsidRDefault="003F3A4E" w:rsidP="003F3A4E">
      <w:pPr>
        <w:pStyle w:val="ab"/>
        <w:numPr>
          <w:ilvl w:val="1"/>
          <w:numId w:val="19"/>
        </w:numPr>
        <w:spacing w:after="160" w:line="276" w:lineRule="auto"/>
        <w:rPr>
          <w:rFonts w:ascii="David" w:hAnsi="David"/>
          <w:sz w:val="24"/>
          <w:szCs w:val="24"/>
        </w:rPr>
      </w:pPr>
      <w:r>
        <w:rPr>
          <w:rFonts w:ascii="David" w:hAnsi="David" w:hint="cs"/>
          <w:sz w:val="24"/>
          <w:szCs w:val="24"/>
          <w:rtl/>
        </w:rPr>
        <w:t xml:space="preserve">על הספק לתאם הגעתו ליחידות צה"ל כולל תיאום אישור כניסה ליחידת המזמין תוך 48 שעות לפני מועד האספקה המצוין בפק"א ובכפוף להנחיות ביטחון המידע המפורטות במסמך זה. </w:t>
      </w:r>
    </w:p>
    <w:p w14:paraId="62538BDE" w14:textId="2C98508B" w:rsidR="003F3A4E" w:rsidRDefault="003F3A4E" w:rsidP="003F3A4E">
      <w:pPr>
        <w:pStyle w:val="ab"/>
        <w:numPr>
          <w:ilvl w:val="1"/>
          <w:numId w:val="19"/>
        </w:numPr>
        <w:spacing w:after="160" w:line="276" w:lineRule="auto"/>
        <w:rPr>
          <w:rFonts w:ascii="David" w:hAnsi="David"/>
          <w:sz w:val="24"/>
          <w:szCs w:val="24"/>
        </w:rPr>
      </w:pPr>
      <w:r w:rsidRPr="00832D47">
        <w:rPr>
          <w:rFonts w:ascii="David" w:hAnsi="David" w:hint="cs"/>
          <w:b/>
          <w:bCs/>
          <w:sz w:val="24"/>
          <w:szCs w:val="24"/>
          <w:rtl/>
        </w:rPr>
        <w:t>משיכה מאתר הספק</w:t>
      </w:r>
      <w:r>
        <w:rPr>
          <w:rFonts w:ascii="David" w:hAnsi="David" w:hint="cs"/>
          <w:sz w:val="24"/>
          <w:szCs w:val="24"/>
          <w:rtl/>
        </w:rPr>
        <w:t xml:space="preserve"> </w:t>
      </w:r>
      <w:r>
        <w:rPr>
          <w:rFonts w:ascii="David" w:hAnsi="David"/>
          <w:sz w:val="24"/>
          <w:szCs w:val="24"/>
          <w:rtl/>
        </w:rPr>
        <w:t>–</w:t>
      </w:r>
      <w:r>
        <w:rPr>
          <w:rFonts w:ascii="David" w:hAnsi="David" w:hint="cs"/>
          <w:sz w:val="24"/>
          <w:szCs w:val="24"/>
          <w:rtl/>
        </w:rPr>
        <w:t xml:space="preserve"> פק"אות מתחת ל-</w:t>
      </w:r>
      <w:r w:rsidR="00495A97">
        <w:rPr>
          <w:rFonts w:ascii="David" w:hAnsi="David" w:hint="cs"/>
          <w:sz w:val="24"/>
          <w:szCs w:val="24"/>
          <w:rtl/>
        </w:rPr>
        <w:t xml:space="preserve">3000 </w:t>
      </w:r>
      <w:r>
        <w:rPr>
          <w:rFonts w:ascii="David" w:hAnsi="David" w:hint="cs"/>
          <w:sz w:val="24"/>
          <w:szCs w:val="24"/>
          <w:rtl/>
        </w:rPr>
        <w:t>ש"ח כולל מע"מ, תוך תיאום הגעה של המזמין עם הספק, עד 48 שעות ממועד האספקה המצוין בפק"א.</w:t>
      </w:r>
    </w:p>
    <w:p w14:paraId="3A29A32F" w14:textId="77777777" w:rsidR="003F3A4E" w:rsidRDefault="003F3A4E" w:rsidP="003F3A4E">
      <w:pPr>
        <w:pStyle w:val="ab"/>
        <w:numPr>
          <w:ilvl w:val="1"/>
          <w:numId w:val="19"/>
        </w:numPr>
        <w:spacing w:after="160" w:line="276" w:lineRule="auto"/>
        <w:rPr>
          <w:rFonts w:ascii="David" w:hAnsi="David"/>
          <w:sz w:val="24"/>
          <w:szCs w:val="24"/>
        </w:rPr>
      </w:pPr>
      <w:r w:rsidRPr="00F8438D">
        <w:rPr>
          <w:rFonts w:ascii="David" w:hAnsi="David" w:hint="cs"/>
          <w:b/>
          <w:bCs/>
          <w:sz w:val="24"/>
          <w:szCs w:val="24"/>
          <w:rtl/>
        </w:rPr>
        <w:t>אספקה ופריקה של הפריטים</w:t>
      </w:r>
      <w:r>
        <w:rPr>
          <w:rFonts w:ascii="David" w:hAnsi="David" w:hint="cs"/>
          <w:sz w:val="24"/>
          <w:szCs w:val="24"/>
          <w:rtl/>
        </w:rPr>
        <w:t xml:space="preserve"> </w:t>
      </w:r>
      <w:r>
        <w:rPr>
          <w:rFonts w:ascii="David" w:hAnsi="David"/>
          <w:sz w:val="24"/>
          <w:szCs w:val="24"/>
          <w:rtl/>
        </w:rPr>
        <w:t>–</w:t>
      </w:r>
      <w:r>
        <w:rPr>
          <w:rFonts w:ascii="David" w:hAnsi="David" w:hint="cs"/>
          <w:sz w:val="24"/>
          <w:szCs w:val="24"/>
          <w:rtl/>
        </w:rPr>
        <w:t xml:space="preserve"> באחריות הספק לפרוק את הפריטים בכלל האמצעים הנדרשים ללא כל סיוע או דרישת אמצעים מהמזמין. </w:t>
      </w:r>
    </w:p>
    <w:p w14:paraId="6A660C40" w14:textId="77777777" w:rsidR="003F3A4E" w:rsidRPr="00BD184E" w:rsidRDefault="003F3A4E" w:rsidP="003F3A4E">
      <w:pPr>
        <w:pStyle w:val="ab"/>
        <w:numPr>
          <w:ilvl w:val="1"/>
          <w:numId w:val="19"/>
        </w:numPr>
        <w:spacing w:after="160" w:line="276" w:lineRule="auto"/>
        <w:rPr>
          <w:rFonts w:ascii="David" w:hAnsi="David"/>
          <w:b/>
          <w:bCs/>
          <w:sz w:val="24"/>
          <w:szCs w:val="24"/>
          <w:u w:val="single"/>
        </w:rPr>
      </w:pPr>
      <w:r w:rsidRPr="00BD184E">
        <w:rPr>
          <w:rFonts w:ascii="David" w:hAnsi="David" w:hint="cs"/>
          <w:b/>
          <w:bCs/>
          <w:sz w:val="24"/>
          <w:szCs w:val="24"/>
          <w:u w:val="single"/>
          <w:rtl/>
        </w:rPr>
        <w:t>אספקה דחופה ומשיכה מאתר הספק</w:t>
      </w:r>
      <w:r>
        <w:rPr>
          <w:rFonts w:ascii="David" w:hAnsi="David" w:hint="cs"/>
          <w:b/>
          <w:bCs/>
          <w:sz w:val="24"/>
          <w:szCs w:val="24"/>
          <w:u w:val="single"/>
          <w:rtl/>
        </w:rPr>
        <w:t>:</w:t>
      </w:r>
    </w:p>
    <w:p w14:paraId="67F0ECB5" w14:textId="77777777" w:rsidR="003F3A4E" w:rsidRDefault="003F3A4E" w:rsidP="003F3A4E">
      <w:pPr>
        <w:pStyle w:val="ab"/>
        <w:numPr>
          <w:ilvl w:val="2"/>
          <w:numId w:val="19"/>
        </w:numPr>
        <w:spacing w:after="160" w:line="276" w:lineRule="auto"/>
        <w:rPr>
          <w:rFonts w:ascii="David" w:hAnsi="David"/>
          <w:sz w:val="24"/>
          <w:szCs w:val="24"/>
        </w:rPr>
      </w:pPr>
      <w:r>
        <w:rPr>
          <w:rFonts w:ascii="David" w:hAnsi="David" w:hint="cs"/>
          <w:sz w:val="24"/>
          <w:szCs w:val="24"/>
          <w:rtl/>
        </w:rPr>
        <w:t>אספקה דחופה הינה הזמנה/פק"א שנוצרה כתוצאה ממצב נקודתי בלתי צפוי ביחידה כדוגמת: תיקון דחוף ביחידה, החזרה לכשירות כלים מבצעים, פעילות יזומה מבצעית וכו'. האספקה תסופק ע"י הספק ליחידות צה"ל ותתאפשר בשיגרה, בחירום ובמצבי ביניים בהתאם לכלל דרישות מסמכי ההתקשרות.</w:t>
      </w:r>
    </w:p>
    <w:p w14:paraId="20B5C674" w14:textId="77777777" w:rsidR="003F3A4E" w:rsidRDefault="003F3A4E" w:rsidP="003F3A4E">
      <w:pPr>
        <w:pStyle w:val="ab"/>
        <w:numPr>
          <w:ilvl w:val="2"/>
          <w:numId w:val="19"/>
        </w:numPr>
        <w:spacing w:after="160" w:line="276" w:lineRule="auto"/>
        <w:rPr>
          <w:rFonts w:ascii="David" w:hAnsi="David"/>
          <w:sz w:val="24"/>
          <w:szCs w:val="24"/>
        </w:rPr>
      </w:pPr>
      <w:r>
        <w:rPr>
          <w:rFonts w:ascii="David" w:hAnsi="David" w:hint="cs"/>
          <w:sz w:val="24"/>
          <w:szCs w:val="24"/>
          <w:rtl/>
        </w:rPr>
        <w:lastRenderedPageBreak/>
        <w:t>פק"אות אלו יאושרו ע"י הגוף הדורש בתיאום עם הספק ויוזרמו במערכת כולל הערה : "פק"א דחופה" . "אספקה למקום אספקה מצויין בפק"א " / "משיכה מאתר הספק".</w:t>
      </w:r>
    </w:p>
    <w:p w14:paraId="788B1CCA" w14:textId="52635CA3" w:rsidR="003F3A4E" w:rsidRDefault="003F3A4E" w:rsidP="003F3A4E">
      <w:pPr>
        <w:pStyle w:val="ab"/>
        <w:numPr>
          <w:ilvl w:val="2"/>
          <w:numId w:val="19"/>
        </w:numPr>
        <w:spacing w:after="160" w:line="276" w:lineRule="auto"/>
        <w:rPr>
          <w:rFonts w:ascii="David" w:hAnsi="David"/>
          <w:sz w:val="24"/>
          <w:szCs w:val="24"/>
        </w:rPr>
      </w:pPr>
      <w:r>
        <w:rPr>
          <w:rFonts w:ascii="David" w:hAnsi="David" w:hint="cs"/>
          <w:sz w:val="24"/>
          <w:szCs w:val="24"/>
          <w:rtl/>
        </w:rPr>
        <w:t xml:space="preserve">אספקה זו תסופק עד </w:t>
      </w:r>
      <w:r w:rsidR="00A40713">
        <w:rPr>
          <w:rFonts w:ascii="David" w:hAnsi="David" w:hint="cs"/>
          <w:sz w:val="24"/>
          <w:szCs w:val="24"/>
          <w:rtl/>
        </w:rPr>
        <w:t>3</w:t>
      </w:r>
      <w:r>
        <w:rPr>
          <w:rFonts w:ascii="David" w:hAnsi="David" w:hint="cs"/>
          <w:sz w:val="24"/>
          <w:szCs w:val="24"/>
          <w:rtl/>
        </w:rPr>
        <w:t xml:space="preserve"> </w:t>
      </w:r>
      <w:r w:rsidR="00A40713">
        <w:rPr>
          <w:rFonts w:ascii="David" w:hAnsi="David" w:hint="cs"/>
          <w:sz w:val="24"/>
          <w:szCs w:val="24"/>
          <w:rtl/>
        </w:rPr>
        <w:t>ימי אספקה</w:t>
      </w:r>
      <w:r>
        <w:rPr>
          <w:rFonts w:ascii="David" w:hAnsi="David" w:hint="cs"/>
          <w:sz w:val="24"/>
          <w:szCs w:val="24"/>
          <w:rtl/>
        </w:rPr>
        <w:t xml:space="preserve"> מקבלת הפק"א במערכת אצל הספק.</w:t>
      </w:r>
    </w:p>
    <w:p w14:paraId="0BDC6A9F" w14:textId="77777777" w:rsidR="003F3A4E" w:rsidRDefault="003F3A4E" w:rsidP="003F3A4E">
      <w:pPr>
        <w:pStyle w:val="ab"/>
        <w:numPr>
          <w:ilvl w:val="2"/>
          <w:numId w:val="19"/>
        </w:numPr>
        <w:spacing w:after="160" w:line="276" w:lineRule="auto"/>
        <w:rPr>
          <w:rFonts w:ascii="David" w:hAnsi="David"/>
          <w:sz w:val="24"/>
          <w:szCs w:val="24"/>
        </w:rPr>
      </w:pPr>
      <w:r>
        <w:rPr>
          <w:rFonts w:ascii="David" w:hAnsi="David" w:hint="cs"/>
          <w:sz w:val="24"/>
          <w:szCs w:val="24"/>
          <w:rtl/>
        </w:rPr>
        <w:t>מספר הפעמים בהם יופעל סעיף זה:</w:t>
      </w:r>
    </w:p>
    <w:p w14:paraId="21F30558" w14:textId="0511D219" w:rsidR="003F3A4E" w:rsidRPr="00A40713" w:rsidRDefault="00A40713" w:rsidP="00A40713">
      <w:pPr>
        <w:spacing w:line="276" w:lineRule="auto"/>
        <w:rPr>
          <w:rFonts w:ascii="David" w:hAnsi="David"/>
          <w:sz w:val="24"/>
          <w:szCs w:val="24"/>
          <w:rtl/>
        </w:rPr>
      </w:pPr>
      <w:r>
        <w:rPr>
          <w:rFonts w:ascii="David" w:hAnsi="David" w:hint="cs"/>
          <w:b/>
          <w:bCs/>
          <w:sz w:val="24"/>
          <w:szCs w:val="24"/>
          <w:rtl/>
        </w:rPr>
        <w:t xml:space="preserve">             </w:t>
      </w:r>
      <w:r w:rsidR="003F3A4E" w:rsidRPr="00A40713">
        <w:rPr>
          <w:rFonts w:ascii="David" w:hAnsi="David" w:hint="cs"/>
          <w:b/>
          <w:bCs/>
          <w:sz w:val="24"/>
          <w:szCs w:val="24"/>
          <w:rtl/>
        </w:rPr>
        <w:t xml:space="preserve">לאתר המזמין שצויין בפק"א ובפריסה ארצית </w:t>
      </w:r>
      <w:r w:rsidR="003F3A4E" w:rsidRPr="00A40713">
        <w:rPr>
          <w:rFonts w:ascii="David" w:hAnsi="David" w:hint="cs"/>
          <w:sz w:val="24"/>
          <w:szCs w:val="24"/>
          <w:rtl/>
        </w:rPr>
        <w:t>: עד 5 פעמים בחודש.</w:t>
      </w:r>
    </w:p>
    <w:p w14:paraId="0320C190" w14:textId="1EEB56FF" w:rsidR="003F3A4E" w:rsidRPr="00A40713" w:rsidRDefault="00A40713" w:rsidP="00A40713">
      <w:pPr>
        <w:spacing w:line="276" w:lineRule="auto"/>
        <w:rPr>
          <w:rFonts w:ascii="David" w:hAnsi="David"/>
          <w:sz w:val="24"/>
          <w:szCs w:val="24"/>
          <w:rtl/>
        </w:rPr>
      </w:pPr>
      <w:r>
        <w:rPr>
          <w:rFonts w:ascii="David" w:hAnsi="David" w:hint="cs"/>
          <w:b/>
          <w:bCs/>
          <w:sz w:val="24"/>
          <w:szCs w:val="24"/>
          <w:rtl/>
        </w:rPr>
        <w:t xml:space="preserve">             </w:t>
      </w:r>
      <w:r w:rsidR="003F3A4E" w:rsidRPr="00A40713">
        <w:rPr>
          <w:rFonts w:ascii="David" w:hAnsi="David" w:hint="cs"/>
          <w:b/>
          <w:bCs/>
          <w:sz w:val="24"/>
          <w:szCs w:val="24"/>
          <w:rtl/>
        </w:rPr>
        <w:t>משיכה מאתר הספק:</w:t>
      </w:r>
      <w:r w:rsidR="003F3A4E" w:rsidRPr="00A40713">
        <w:rPr>
          <w:rFonts w:ascii="David" w:hAnsi="David" w:hint="cs"/>
          <w:sz w:val="24"/>
          <w:szCs w:val="24"/>
          <w:rtl/>
        </w:rPr>
        <w:t xml:space="preserve"> ללא הגבלה ובתיאום מראש.</w:t>
      </w:r>
    </w:p>
    <w:p w14:paraId="1AAE5475" w14:textId="77777777" w:rsidR="003F3A4E" w:rsidRDefault="003F3A4E" w:rsidP="003F3A4E">
      <w:pPr>
        <w:pStyle w:val="ab"/>
        <w:spacing w:line="276" w:lineRule="auto"/>
        <w:ind w:left="1712"/>
        <w:rPr>
          <w:rFonts w:ascii="David" w:hAnsi="David"/>
          <w:sz w:val="24"/>
          <w:szCs w:val="24"/>
          <w:rtl/>
        </w:rPr>
      </w:pPr>
    </w:p>
    <w:p w14:paraId="2CEAC740" w14:textId="77777777" w:rsidR="003F3A4E" w:rsidRPr="00834BDE" w:rsidRDefault="003F3A4E" w:rsidP="003F3A4E">
      <w:pPr>
        <w:pStyle w:val="ab"/>
        <w:numPr>
          <w:ilvl w:val="1"/>
          <w:numId w:val="19"/>
        </w:numPr>
        <w:spacing w:after="160" w:line="276" w:lineRule="auto"/>
        <w:rPr>
          <w:rFonts w:ascii="David" w:hAnsi="David"/>
          <w:b/>
          <w:bCs/>
          <w:sz w:val="24"/>
          <w:szCs w:val="24"/>
        </w:rPr>
      </w:pPr>
      <w:r>
        <w:rPr>
          <w:rFonts w:ascii="David" w:hAnsi="David" w:hint="cs"/>
          <w:sz w:val="24"/>
          <w:szCs w:val="24"/>
          <w:rtl/>
        </w:rPr>
        <w:t xml:space="preserve">   </w:t>
      </w:r>
      <w:r w:rsidRPr="00834BDE">
        <w:rPr>
          <w:rFonts w:ascii="David" w:hAnsi="David" w:hint="cs"/>
          <w:b/>
          <w:bCs/>
          <w:sz w:val="24"/>
          <w:szCs w:val="24"/>
          <w:rtl/>
        </w:rPr>
        <w:t xml:space="preserve">"מצב אספקה מיוחד" </w:t>
      </w:r>
      <w:r w:rsidRPr="00834BDE">
        <w:rPr>
          <w:rFonts w:ascii="David" w:hAnsi="David"/>
          <w:b/>
          <w:bCs/>
          <w:sz w:val="24"/>
          <w:szCs w:val="24"/>
          <w:rtl/>
        </w:rPr>
        <w:t>–</w:t>
      </w:r>
      <w:r w:rsidRPr="00834BDE">
        <w:rPr>
          <w:rFonts w:ascii="David" w:hAnsi="David" w:hint="cs"/>
          <w:b/>
          <w:bCs/>
          <w:sz w:val="24"/>
          <w:szCs w:val="24"/>
          <w:rtl/>
        </w:rPr>
        <w:t xml:space="preserve"> </w:t>
      </w:r>
    </w:p>
    <w:p w14:paraId="45EABC50" w14:textId="77777777" w:rsidR="003F3A4E" w:rsidRDefault="003F3A4E" w:rsidP="003F3A4E">
      <w:pPr>
        <w:pStyle w:val="ab"/>
        <w:numPr>
          <w:ilvl w:val="2"/>
          <w:numId w:val="19"/>
        </w:numPr>
        <w:spacing w:after="160" w:line="276" w:lineRule="auto"/>
        <w:rPr>
          <w:rFonts w:ascii="David" w:hAnsi="David"/>
          <w:sz w:val="24"/>
          <w:szCs w:val="24"/>
        </w:rPr>
      </w:pPr>
      <w:r w:rsidRPr="008E3A2F">
        <w:rPr>
          <w:rFonts w:ascii="David" w:hAnsi="David" w:hint="cs"/>
          <w:sz w:val="24"/>
          <w:szCs w:val="24"/>
          <w:rtl/>
        </w:rPr>
        <w:t xml:space="preserve">באחריות הספק לעדכן את המשרד והגוף הדורש בכתב </w:t>
      </w:r>
      <w:r>
        <w:rPr>
          <w:rFonts w:ascii="David" w:hAnsi="David" w:hint="cs"/>
          <w:b/>
          <w:bCs/>
          <w:sz w:val="24"/>
          <w:szCs w:val="24"/>
          <w:rtl/>
        </w:rPr>
        <w:t xml:space="preserve">בכל מקרה שקיים אצלו מצב אספקה מיוחד או בכל מקרה של </w:t>
      </w:r>
      <w:r w:rsidRPr="00070ADA">
        <w:rPr>
          <w:rFonts w:ascii="David" w:hAnsi="David" w:hint="cs"/>
          <w:b/>
          <w:bCs/>
          <w:sz w:val="24"/>
          <w:szCs w:val="24"/>
          <w:rtl/>
        </w:rPr>
        <w:t>סגירה זמנית של אתר הספק</w:t>
      </w:r>
      <w:r w:rsidRPr="008E3A2F">
        <w:rPr>
          <w:rFonts w:ascii="David" w:hAnsi="David" w:hint="cs"/>
          <w:sz w:val="24"/>
          <w:szCs w:val="24"/>
          <w:rtl/>
        </w:rPr>
        <w:t xml:space="preserve"> </w:t>
      </w:r>
      <w:r>
        <w:rPr>
          <w:rFonts w:ascii="David" w:hAnsi="David" w:hint="cs"/>
          <w:sz w:val="24"/>
          <w:szCs w:val="24"/>
          <w:rtl/>
        </w:rPr>
        <w:t xml:space="preserve">העלול לגרום לפגיעה ברציפות המענה או במקרה של </w:t>
      </w:r>
      <w:r w:rsidRPr="008E3A2F">
        <w:rPr>
          <w:rFonts w:ascii="David" w:hAnsi="David" w:hint="cs"/>
          <w:sz w:val="24"/>
          <w:szCs w:val="24"/>
          <w:rtl/>
        </w:rPr>
        <w:t>סגירה</w:t>
      </w:r>
      <w:r>
        <w:rPr>
          <w:rFonts w:ascii="David" w:hAnsi="David" w:hint="cs"/>
          <w:sz w:val="24"/>
          <w:szCs w:val="24"/>
          <w:rtl/>
        </w:rPr>
        <w:t xml:space="preserve"> או </w:t>
      </w:r>
      <w:r w:rsidRPr="008E3A2F">
        <w:rPr>
          <w:rFonts w:ascii="David" w:hAnsi="David" w:hint="cs"/>
          <w:sz w:val="24"/>
          <w:szCs w:val="24"/>
          <w:rtl/>
        </w:rPr>
        <w:t xml:space="preserve">עצירה זמנית של פעילות </w:t>
      </w:r>
      <w:r>
        <w:rPr>
          <w:rFonts w:ascii="David" w:hAnsi="David" w:hint="cs"/>
          <w:sz w:val="24"/>
          <w:szCs w:val="24"/>
          <w:rtl/>
        </w:rPr>
        <w:t>באתרו שימנעו אספקות ליחידות צה"ל בהתאם למועד האספקה המצויין בפק"א.</w:t>
      </w:r>
    </w:p>
    <w:p w14:paraId="59472FA3" w14:textId="77777777" w:rsidR="003F3A4E" w:rsidRDefault="003F3A4E" w:rsidP="003F3A4E">
      <w:pPr>
        <w:pStyle w:val="ab"/>
        <w:numPr>
          <w:ilvl w:val="2"/>
          <w:numId w:val="19"/>
        </w:numPr>
        <w:spacing w:after="160" w:line="276" w:lineRule="auto"/>
        <w:rPr>
          <w:rFonts w:ascii="David" w:hAnsi="David"/>
          <w:sz w:val="24"/>
          <w:szCs w:val="24"/>
        </w:rPr>
      </w:pPr>
      <w:r>
        <w:rPr>
          <w:rFonts w:ascii="David" w:hAnsi="David" w:hint="cs"/>
          <w:sz w:val="24"/>
          <w:szCs w:val="24"/>
          <w:rtl/>
        </w:rPr>
        <w:t xml:space="preserve">באחריות הספק לעדכן בכתב את המשרד והגוף הדורש בכל </w:t>
      </w:r>
      <w:r w:rsidRPr="00E51D04">
        <w:rPr>
          <w:rFonts w:ascii="David" w:hAnsi="David" w:hint="cs"/>
          <w:sz w:val="24"/>
          <w:szCs w:val="24"/>
          <w:rtl/>
        </w:rPr>
        <w:t>במקרים שצויינו בסעיף 3.7</w:t>
      </w:r>
      <w:r>
        <w:rPr>
          <w:rFonts w:ascii="David" w:hAnsi="David" w:hint="cs"/>
          <w:sz w:val="24"/>
          <w:szCs w:val="24"/>
          <w:rtl/>
        </w:rPr>
        <w:t>.1</w:t>
      </w:r>
      <w:r w:rsidRPr="00E51D04">
        <w:rPr>
          <w:rFonts w:ascii="David" w:hAnsi="David" w:hint="cs"/>
          <w:sz w:val="24"/>
          <w:szCs w:val="24"/>
          <w:rtl/>
        </w:rPr>
        <w:t xml:space="preserve"> </w:t>
      </w:r>
      <w:r>
        <w:rPr>
          <w:rFonts w:ascii="David" w:hAnsi="David" w:hint="cs"/>
          <w:sz w:val="24"/>
          <w:szCs w:val="24"/>
          <w:rtl/>
        </w:rPr>
        <w:t xml:space="preserve"> עד</w:t>
      </w:r>
      <w:r w:rsidRPr="00E51D04">
        <w:rPr>
          <w:rFonts w:ascii="David" w:hAnsi="David" w:hint="cs"/>
          <w:sz w:val="24"/>
          <w:szCs w:val="24"/>
          <w:rtl/>
        </w:rPr>
        <w:t xml:space="preserve"> 30 ימי עסקים טרם הסגירה</w:t>
      </w:r>
      <w:r>
        <w:rPr>
          <w:rFonts w:ascii="David" w:hAnsi="David" w:hint="cs"/>
          <w:sz w:val="24"/>
          <w:szCs w:val="24"/>
          <w:rtl/>
        </w:rPr>
        <w:t xml:space="preserve"> </w:t>
      </w:r>
      <w:r w:rsidRPr="00E51D04">
        <w:rPr>
          <w:rFonts w:ascii="David" w:hAnsi="David" w:hint="cs"/>
          <w:sz w:val="24"/>
          <w:szCs w:val="24"/>
          <w:rtl/>
        </w:rPr>
        <w:t>תוך מתן פתרון חלופי להמשך הספקות ליחידות צה"ל כולל שמות אנשי קשר</w:t>
      </w:r>
      <w:r>
        <w:rPr>
          <w:rFonts w:ascii="David" w:hAnsi="David" w:hint="cs"/>
          <w:sz w:val="24"/>
          <w:szCs w:val="24"/>
          <w:rtl/>
        </w:rPr>
        <w:t xml:space="preserve"> הזמינים לטיפול בפניות צה"ל ולוחות זמנים של חזרת האתר לפעילות ומתן מענה ליחידות צה"ל</w:t>
      </w:r>
      <w:r w:rsidRPr="00E51D04">
        <w:rPr>
          <w:rFonts w:ascii="David" w:hAnsi="David" w:hint="cs"/>
          <w:sz w:val="24"/>
          <w:szCs w:val="24"/>
          <w:rtl/>
        </w:rPr>
        <w:t>.</w:t>
      </w:r>
      <w:r>
        <w:rPr>
          <w:rFonts w:ascii="David" w:hAnsi="David" w:hint="cs"/>
          <w:sz w:val="24"/>
          <w:szCs w:val="24"/>
          <w:rtl/>
        </w:rPr>
        <w:t xml:space="preserve"> </w:t>
      </w:r>
    </w:p>
    <w:p w14:paraId="1AFB739B" w14:textId="77777777" w:rsidR="003F3A4E" w:rsidRDefault="003F3A4E" w:rsidP="003F3A4E">
      <w:pPr>
        <w:pStyle w:val="ab"/>
        <w:numPr>
          <w:ilvl w:val="2"/>
          <w:numId w:val="19"/>
        </w:numPr>
        <w:spacing w:after="160" w:line="276" w:lineRule="auto"/>
        <w:rPr>
          <w:rFonts w:ascii="David" w:hAnsi="David"/>
          <w:sz w:val="24"/>
          <w:szCs w:val="24"/>
        </w:rPr>
      </w:pPr>
      <w:r>
        <w:rPr>
          <w:rFonts w:ascii="David" w:hAnsi="David" w:hint="cs"/>
          <w:sz w:val="24"/>
          <w:szCs w:val="24"/>
          <w:rtl/>
        </w:rPr>
        <w:t>במקרה של ארוע נקודתי חריג באתר הספק, באחריות הספק לעדכן עד 3 שעות מגילוי המקרה טלפונית את הגוף הדורש תוך מתן פיתרון ומתן מענה להזמנות צה"ל.</w:t>
      </w:r>
    </w:p>
    <w:p w14:paraId="3B8ED0A9" w14:textId="17099806" w:rsidR="003F3A4E" w:rsidRDefault="003F3A4E" w:rsidP="003F3A4E">
      <w:pPr>
        <w:pStyle w:val="ab"/>
        <w:numPr>
          <w:ilvl w:val="2"/>
          <w:numId w:val="19"/>
        </w:numPr>
        <w:spacing w:after="160" w:line="276" w:lineRule="auto"/>
        <w:rPr>
          <w:rFonts w:ascii="David" w:hAnsi="David"/>
          <w:sz w:val="24"/>
          <w:szCs w:val="24"/>
        </w:rPr>
      </w:pPr>
      <w:r>
        <w:rPr>
          <w:rFonts w:ascii="David" w:hAnsi="David" w:hint="cs"/>
          <w:sz w:val="24"/>
          <w:szCs w:val="24"/>
          <w:rtl/>
        </w:rPr>
        <w:t>כל חריגה מדרישות סעיף 3.7 יגרור קנס בהתאם למנגנון פיצויי מוסכם של המשרד.</w:t>
      </w:r>
    </w:p>
    <w:p w14:paraId="18B000E2" w14:textId="331E8BCF" w:rsidR="004E0F7F" w:rsidRDefault="004E0F7F" w:rsidP="004E0F7F">
      <w:pPr>
        <w:pStyle w:val="ab"/>
        <w:spacing w:after="160" w:line="276" w:lineRule="auto"/>
        <w:rPr>
          <w:rFonts w:ascii="David" w:hAnsi="David"/>
          <w:sz w:val="24"/>
          <w:szCs w:val="24"/>
          <w:rtl/>
        </w:rPr>
      </w:pPr>
    </w:p>
    <w:p w14:paraId="608D447F" w14:textId="730ADC4D" w:rsidR="004E0F7F" w:rsidRPr="004E0F7F" w:rsidRDefault="004E0F7F" w:rsidP="004E0F7F">
      <w:pPr>
        <w:pStyle w:val="ab"/>
        <w:numPr>
          <w:ilvl w:val="0"/>
          <w:numId w:val="18"/>
        </w:numPr>
        <w:spacing w:after="160" w:line="276" w:lineRule="auto"/>
        <w:rPr>
          <w:rFonts w:ascii="David" w:hAnsi="David"/>
          <w:b/>
          <w:bCs/>
          <w:sz w:val="24"/>
          <w:szCs w:val="24"/>
          <w:u w:val="single"/>
        </w:rPr>
      </w:pPr>
      <w:r w:rsidRPr="004E0F7F">
        <w:rPr>
          <w:rFonts w:ascii="David" w:hAnsi="David" w:hint="cs"/>
          <w:b/>
          <w:bCs/>
          <w:sz w:val="24"/>
          <w:szCs w:val="24"/>
          <w:u w:val="single"/>
          <w:rtl/>
        </w:rPr>
        <w:t>אנשי קשר</w:t>
      </w:r>
    </w:p>
    <w:p w14:paraId="268993E1" w14:textId="77777777" w:rsidR="004E0F7F" w:rsidRDefault="004E0F7F" w:rsidP="004E0F7F">
      <w:pPr>
        <w:pStyle w:val="ab"/>
        <w:spacing w:line="276" w:lineRule="auto"/>
        <w:ind w:left="785"/>
        <w:rPr>
          <w:rFonts w:ascii="David" w:hAnsi="David"/>
          <w:b/>
          <w:bCs/>
          <w:sz w:val="24"/>
          <w:szCs w:val="24"/>
          <w:u w:val="single"/>
        </w:rPr>
      </w:pPr>
    </w:p>
    <w:p w14:paraId="06FAED1E" w14:textId="333B4D48" w:rsidR="004E0F7F" w:rsidRPr="004E0F7F" w:rsidRDefault="004E0F7F" w:rsidP="004E0F7F">
      <w:pPr>
        <w:pStyle w:val="ab"/>
        <w:numPr>
          <w:ilvl w:val="1"/>
          <w:numId w:val="21"/>
        </w:numPr>
        <w:spacing w:after="160" w:line="276" w:lineRule="auto"/>
        <w:rPr>
          <w:rFonts w:ascii="David" w:hAnsi="David"/>
          <w:b/>
          <w:bCs/>
          <w:sz w:val="24"/>
          <w:szCs w:val="24"/>
        </w:rPr>
      </w:pPr>
      <w:r w:rsidRPr="004E0F7F">
        <w:rPr>
          <w:rFonts w:ascii="David" w:hAnsi="David" w:hint="cs"/>
          <w:b/>
          <w:bCs/>
          <w:sz w:val="24"/>
          <w:szCs w:val="24"/>
          <w:rtl/>
        </w:rPr>
        <w:t>אנשי קשר לטובת מענה ליחידות צה"ל :</w:t>
      </w:r>
    </w:p>
    <w:p w14:paraId="63674B39" w14:textId="76A8F95E" w:rsidR="004E0F7F" w:rsidRPr="004E0F7F" w:rsidRDefault="004E0F7F" w:rsidP="004E0F7F">
      <w:pPr>
        <w:pStyle w:val="ab"/>
        <w:numPr>
          <w:ilvl w:val="2"/>
          <w:numId w:val="21"/>
        </w:numPr>
        <w:spacing w:after="160" w:line="276" w:lineRule="auto"/>
        <w:rPr>
          <w:rFonts w:ascii="David" w:hAnsi="David"/>
          <w:sz w:val="24"/>
          <w:szCs w:val="24"/>
        </w:rPr>
      </w:pPr>
      <w:r w:rsidRPr="004E0F7F">
        <w:rPr>
          <w:rFonts w:ascii="David" w:hAnsi="David" w:hint="cs"/>
          <w:sz w:val="24"/>
          <w:szCs w:val="24"/>
          <w:rtl/>
        </w:rPr>
        <w:t>באחריות הספק למנות שני אנשי קשר מטעמו אשר יהיו זמינים לטובת המשרד וגורמי צה"ל למתן מענה לכלל ה פניות והזמנות המתקבלות במסגרת כל תקופת ההתקשרות.</w:t>
      </w:r>
    </w:p>
    <w:p w14:paraId="0C9D0114" w14:textId="77777777" w:rsidR="004E0F7F" w:rsidRDefault="004E0F7F" w:rsidP="004E0F7F">
      <w:pPr>
        <w:pStyle w:val="ab"/>
        <w:numPr>
          <w:ilvl w:val="2"/>
          <w:numId w:val="21"/>
        </w:numPr>
        <w:spacing w:after="160" w:line="276" w:lineRule="auto"/>
        <w:rPr>
          <w:rFonts w:ascii="David" w:hAnsi="David"/>
          <w:sz w:val="24"/>
          <w:szCs w:val="24"/>
        </w:rPr>
      </w:pPr>
      <w:r w:rsidRPr="00FC43E9">
        <w:rPr>
          <w:rFonts w:ascii="David" w:hAnsi="David" w:hint="cs"/>
          <w:sz w:val="24"/>
          <w:szCs w:val="24"/>
          <w:rtl/>
        </w:rPr>
        <w:t>אנשי הקשר יהיו זמינים לכל</w:t>
      </w:r>
      <w:r>
        <w:rPr>
          <w:rFonts w:ascii="David" w:hAnsi="David" w:hint="cs"/>
          <w:sz w:val="24"/>
          <w:szCs w:val="24"/>
          <w:rtl/>
        </w:rPr>
        <w:t xml:space="preserve"> </w:t>
      </w:r>
      <w:r w:rsidRPr="00FC43E9">
        <w:rPr>
          <w:rFonts w:ascii="David" w:hAnsi="David" w:hint="cs"/>
          <w:sz w:val="24"/>
          <w:szCs w:val="24"/>
          <w:rtl/>
        </w:rPr>
        <w:t xml:space="preserve">הפחות בימים א-ה בין השעות 8:00-17:00,                            </w:t>
      </w:r>
      <w:r>
        <w:rPr>
          <w:rFonts w:ascii="David" w:hAnsi="David" w:hint="cs"/>
          <w:sz w:val="24"/>
          <w:szCs w:val="24"/>
          <w:rtl/>
        </w:rPr>
        <w:t xml:space="preserve">                          </w:t>
      </w:r>
      <w:r w:rsidRPr="00FC43E9">
        <w:rPr>
          <w:rFonts w:ascii="David" w:hAnsi="David" w:hint="cs"/>
          <w:sz w:val="24"/>
          <w:szCs w:val="24"/>
          <w:rtl/>
        </w:rPr>
        <w:t xml:space="preserve">  ימי חוה"מ בין השעות</w:t>
      </w:r>
      <w:r>
        <w:rPr>
          <w:rFonts w:ascii="David" w:hAnsi="David" w:hint="cs"/>
          <w:sz w:val="24"/>
          <w:szCs w:val="24"/>
          <w:rtl/>
        </w:rPr>
        <w:t xml:space="preserve"> </w:t>
      </w:r>
      <w:r w:rsidRPr="00FC43E9">
        <w:rPr>
          <w:rFonts w:ascii="David" w:hAnsi="David" w:hint="cs"/>
          <w:sz w:val="24"/>
          <w:szCs w:val="24"/>
          <w:rtl/>
        </w:rPr>
        <w:t xml:space="preserve">08:00 </w:t>
      </w:r>
      <w:r w:rsidRPr="00FC43E9">
        <w:rPr>
          <w:rFonts w:ascii="David" w:hAnsi="David"/>
          <w:sz w:val="24"/>
          <w:szCs w:val="24"/>
          <w:rtl/>
        </w:rPr>
        <w:t>–</w:t>
      </w:r>
      <w:r w:rsidRPr="00FC43E9">
        <w:rPr>
          <w:rFonts w:ascii="David" w:hAnsi="David" w:hint="cs"/>
          <w:sz w:val="24"/>
          <w:szCs w:val="24"/>
          <w:rtl/>
        </w:rPr>
        <w:t xml:space="preserve"> 16:00 או בהתאם למענה אותו נותן לכלל לקוחותיו.</w:t>
      </w:r>
    </w:p>
    <w:p w14:paraId="64A7C777" w14:textId="2DC2289E" w:rsidR="004E0F7F" w:rsidRPr="004E0F7F" w:rsidRDefault="004E0F7F" w:rsidP="004E0F7F">
      <w:pPr>
        <w:pStyle w:val="ab"/>
        <w:numPr>
          <w:ilvl w:val="2"/>
          <w:numId w:val="21"/>
        </w:numPr>
        <w:spacing w:after="160" w:line="276" w:lineRule="auto"/>
        <w:rPr>
          <w:rFonts w:ascii="David" w:hAnsi="David"/>
          <w:sz w:val="24"/>
          <w:szCs w:val="24"/>
        </w:rPr>
      </w:pPr>
      <w:r w:rsidRPr="004E0F7F">
        <w:rPr>
          <w:rFonts w:ascii="David" w:hAnsi="David" w:hint="cs"/>
          <w:sz w:val="24"/>
          <w:szCs w:val="24"/>
          <w:rtl/>
        </w:rPr>
        <w:t>במידה ויתחלף איש קשר , על הספק להעביר עד 3 ימי עסקים טרם החלפת בע"ת, למשרד ולגוף הדורש את פרטי וטלפון איש הקשר החדש כולל  פגישת היכרות עם לטובת רציפות המענה בניהול ההסכם מול המשרד וגורמי צה"ל.</w:t>
      </w:r>
    </w:p>
    <w:p w14:paraId="01100DF5" w14:textId="77777777" w:rsidR="004E0F7F" w:rsidRDefault="004E0F7F" w:rsidP="004E0F7F">
      <w:pPr>
        <w:pStyle w:val="ab"/>
        <w:numPr>
          <w:ilvl w:val="2"/>
          <w:numId w:val="21"/>
        </w:numPr>
        <w:spacing w:after="160" w:line="276" w:lineRule="auto"/>
        <w:rPr>
          <w:rFonts w:ascii="David" w:hAnsi="David"/>
          <w:sz w:val="24"/>
          <w:szCs w:val="24"/>
        </w:rPr>
      </w:pPr>
      <w:r w:rsidRPr="001C37B5">
        <w:rPr>
          <w:rFonts w:ascii="David" w:hAnsi="David" w:hint="cs"/>
          <w:sz w:val="24"/>
          <w:szCs w:val="24"/>
          <w:rtl/>
        </w:rPr>
        <w:t>שמות אנשי הקשר ודרכי התקשרות יועברו לגוף הדורש 7 ימים מרגע מקבלת ההסכם.</w:t>
      </w:r>
    </w:p>
    <w:p w14:paraId="65BAC955" w14:textId="02F16082" w:rsidR="004E0F7F" w:rsidRPr="004E0F7F" w:rsidRDefault="004E0F7F" w:rsidP="004E0F7F">
      <w:pPr>
        <w:pStyle w:val="ab"/>
        <w:numPr>
          <w:ilvl w:val="2"/>
          <w:numId w:val="21"/>
        </w:numPr>
        <w:spacing w:after="160" w:line="276" w:lineRule="auto"/>
        <w:rPr>
          <w:rFonts w:ascii="David" w:hAnsi="David"/>
          <w:sz w:val="24"/>
          <w:szCs w:val="24"/>
        </w:rPr>
      </w:pPr>
      <w:r w:rsidRPr="004E0F7F">
        <w:rPr>
          <w:rFonts w:ascii="David" w:hAnsi="David" w:hint="cs"/>
          <w:sz w:val="24"/>
          <w:szCs w:val="24"/>
          <w:rtl/>
        </w:rPr>
        <w:t>אנשי הקשר יהיו בעלי סמכות לקבל החלטות בשם הספק בכל הנוגע לסוגיות תפעוליות שוטפות, לטיפול בבעיות/תלונות, לטיפול במקרים חריגים ובכל פניה שתתקבל מהמשרד או גורמי צה"ל .</w:t>
      </w:r>
    </w:p>
    <w:p w14:paraId="49CAB711" w14:textId="77777777" w:rsidR="004E0F7F" w:rsidRPr="00B55500" w:rsidRDefault="004E0F7F" w:rsidP="004E0F7F">
      <w:pPr>
        <w:numPr>
          <w:ilvl w:val="1"/>
          <w:numId w:val="21"/>
        </w:numPr>
        <w:spacing w:line="276" w:lineRule="auto"/>
        <w:jc w:val="both"/>
        <w:rPr>
          <w:rFonts w:ascii="David" w:hAnsi="David"/>
          <w:b/>
          <w:bCs/>
          <w:sz w:val="24"/>
          <w:szCs w:val="24"/>
        </w:rPr>
      </w:pPr>
      <w:r>
        <w:rPr>
          <w:rFonts w:ascii="David" w:hAnsi="David" w:hint="cs"/>
          <w:b/>
          <w:bCs/>
          <w:sz w:val="24"/>
          <w:szCs w:val="24"/>
          <w:rtl/>
        </w:rPr>
        <w:t xml:space="preserve">איש קשר למתן </w:t>
      </w:r>
      <w:r w:rsidRPr="00B55500">
        <w:rPr>
          <w:rFonts w:ascii="David" w:hAnsi="David" w:hint="cs"/>
          <w:b/>
          <w:bCs/>
          <w:sz w:val="24"/>
          <w:szCs w:val="24"/>
          <w:rtl/>
        </w:rPr>
        <w:t>ייעוץ ושירותים הנדסיים:</w:t>
      </w:r>
    </w:p>
    <w:p w14:paraId="00DDE451" w14:textId="1AEB2533" w:rsidR="004E0F7F" w:rsidRPr="004E0F7F" w:rsidRDefault="004E0F7F" w:rsidP="004E0F7F">
      <w:pPr>
        <w:pStyle w:val="ab"/>
        <w:numPr>
          <w:ilvl w:val="2"/>
          <w:numId w:val="21"/>
        </w:numPr>
        <w:spacing w:line="276" w:lineRule="auto"/>
        <w:jc w:val="both"/>
        <w:rPr>
          <w:rFonts w:ascii="David" w:hAnsi="David"/>
          <w:sz w:val="24"/>
          <w:szCs w:val="24"/>
        </w:rPr>
      </w:pPr>
      <w:r w:rsidRPr="004E0F7F">
        <w:rPr>
          <w:rFonts w:ascii="David" w:hAnsi="David" w:hint="cs"/>
          <w:sz w:val="24"/>
          <w:szCs w:val="24"/>
          <w:rtl/>
        </w:rPr>
        <w:t>באחריות הספק לוודא כי אנשי הקשר יהיו בעלי ידע טכני למתן פיתרונות לנושאים טכנים שיעלו מגורמי צה"ל בדגש להכרת המוצרים, תחליפים או סיוע טכני שיידרש בכל תקופת ההתקשרות.</w:t>
      </w:r>
    </w:p>
    <w:p w14:paraId="5B8CA26F" w14:textId="77777777" w:rsidR="004E0F7F" w:rsidRDefault="004E0F7F" w:rsidP="004E0F7F">
      <w:pPr>
        <w:numPr>
          <w:ilvl w:val="2"/>
          <w:numId w:val="21"/>
        </w:numPr>
        <w:spacing w:line="276" w:lineRule="auto"/>
        <w:jc w:val="both"/>
        <w:rPr>
          <w:rFonts w:ascii="David" w:hAnsi="David"/>
          <w:sz w:val="24"/>
          <w:szCs w:val="24"/>
        </w:rPr>
      </w:pPr>
      <w:r>
        <w:rPr>
          <w:rFonts w:ascii="David" w:hAnsi="David" w:hint="cs"/>
          <w:sz w:val="24"/>
          <w:szCs w:val="24"/>
          <w:rtl/>
        </w:rPr>
        <w:t xml:space="preserve">בכל מקרה שידרש ע"י המזמין ולאורך כל תקופת ההתקשרות , יגיע איש הקשר הטכני ליחידת המזמין לטובת מתן ליווי טכני בנושאים שונים כגון: </w:t>
      </w:r>
    </w:p>
    <w:p w14:paraId="4993FB8E" w14:textId="77777777" w:rsidR="00370510" w:rsidRDefault="00370510" w:rsidP="00370510">
      <w:pPr>
        <w:pStyle w:val="ab"/>
        <w:spacing w:line="276" w:lineRule="auto"/>
        <w:jc w:val="both"/>
        <w:rPr>
          <w:rFonts w:ascii="David" w:hAnsi="David"/>
          <w:sz w:val="24"/>
          <w:szCs w:val="24"/>
          <w:rtl/>
        </w:rPr>
      </w:pPr>
      <w:r>
        <w:rPr>
          <w:rFonts w:ascii="David" w:hAnsi="David" w:hint="cs"/>
          <w:sz w:val="24"/>
          <w:szCs w:val="24"/>
          <w:rtl/>
        </w:rPr>
        <w:t>פיתרון בעיות טכניות,</w:t>
      </w:r>
      <w:r w:rsidR="004E0F7F" w:rsidRPr="001E1995">
        <w:rPr>
          <w:rFonts w:ascii="David" w:hAnsi="David" w:hint="cs"/>
          <w:sz w:val="24"/>
          <w:szCs w:val="24"/>
          <w:rtl/>
        </w:rPr>
        <w:t xml:space="preserve"> </w:t>
      </w:r>
      <w:r>
        <w:rPr>
          <w:rFonts w:ascii="David" w:hAnsi="David" w:hint="cs"/>
          <w:sz w:val="24"/>
          <w:szCs w:val="24"/>
          <w:rtl/>
        </w:rPr>
        <w:t>עזרה ב</w:t>
      </w:r>
      <w:r w:rsidR="004E0F7F" w:rsidRPr="001E1995">
        <w:rPr>
          <w:rFonts w:ascii="David" w:hAnsi="David" w:hint="cs"/>
          <w:sz w:val="24"/>
          <w:szCs w:val="24"/>
          <w:rtl/>
        </w:rPr>
        <w:t xml:space="preserve">בניית משימה חדשה </w:t>
      </w:r>
      <w:r>
        <w:rPr>
          <w:rFonts w:ascii="David" w:hAnsi="David" w:hint="cs"/>
          <w:sz w:val="24"/>
          <w:szCs w:val="24"/>
          <w:rtl/>
        </w:rPr>
        <w:t xml:space="preserve">וכל סיוע טכני נדרש </w:t>
      </w:r>
      <w:r w:rsidR="004E0F7F" w:rsidRPr="001E1995">
        <w:rPr>
          <w:rFonts w:ascii="David" w:hAnsi="David" w:hint="cs"/>
          <w:sz w:val="24"/>
          <w:szCs w:val="24"/>
          <w:rtl/>
        </w:rPr>
        <w:t xml:space="preserve">וזאת בתיאום טלפוני מראש של המזמין עם האיש הטכני עד 3 ימי עסקים . </w:t>
      </w:r>
    </w:p>
    <w:p w14:paraId="69B79510" w14:textId="62602B5D" w:rsidR="004E0F7F" w:rsidRPr="00370510" w:rsidRDefault="00370510" w:rsidP="00370510">
      <w:pPr>
        <w:spacing w:line="276" w:lineRule="auto"/>
        <w:jc w:val="both"/>
        <w:rPr>
          <w:rFonts w:ascii="David" w:hAnsi="David"/>
          <w:sz w:val="24"/>
          <w:szCs w:val="24"/>
        </w:rPr>
      </w:pPr>
      <w:r>
        <w:rPr>
          <w:rFonts w:ascii="David" w:hAnsi="David" w:hint="cs"/>
          <w:sz w:val="24"/>
          <w:szCs w:val="24"/>
          <w:rtl/>
        </w:rPr>
        <w:t xml:space="preserve">4.2.3    </w:t>
      </w:r>
      <w:bookmarkStart w:id="2" w:name="_GoBack"/>
      <w:bookmarkEnd w:id="2"/>
      <w:r w:rsidR="004E0F7F" w:rsidRPr="00370510">
        <w:rPr>
          <w:rFonts w:ascii="David" w:hAnsi="David" w:hint="cs"/>
          <w:sz w:val="24"/>
          <w:szCs w:val="24"/>
          <w:rtl/>
        </w:rPr>
        <w:t xml:space="preserve">יכולת הנדסית התאמה וייצור של כלים סטנדרטים/מיוחדים ללקוח אל מול </w:t>
      </w:r>
      <w:r w:rsidR="004E0F7F" w:rsidRPr="00370510">
        <w:rPr>
          <w:rFonts w:ascii="David" w:hAnsi="David" w:hint="cs"/>
          <w:strike/>
          <w:sz w:val="24"/>
          <w:szCs w:val="24"/>
          <w:rtl/>
        </w:rPr>
        <w:t>הסבר הצורך</w:t>
      </w:r>
      <w:r w:rsidR="004E0F7F" w:rsidRPr="00370510">
        <w:rPr>
          <w:rFonts w:ascii="David" w:hAnsi="David" w:hint="cs"/>
          <w:sz w:val="24"/>
          <w:szCs w:val="24"/>
          <w:rtl/>
        </w:rPr>
        <w:t xml:space="preserve"> משימה. </w:t>
      </w:r>
      <w:r w:rsidR="004E0F7F" w:rsidRPr="00370510">
        <w:rPr>
          <w:rFonts w:ascii="David" w:hAnsi="David" w:hint="cs"/>
          <w:strike/>
          <w:sz w:val="24"/>
          <w:szCs w:val="24"/>
          <w:rtl/>
        </w:rPr>
        <w:t>(*התנאי שהפריט הוא לאחר אישור הופך להיות סטנדרטי עם מק"ט יצרן וזמין בקטלוג החברה).</w:t>
      </w:r>
    </w:p>
    <w:p w14:paraId="42DE6F6A" w14:textId="77777777" w:rsidR="004E0F7F" w:rsidRPr="004347CF" w:rsidRDefault="004E0F7F" w:rsidP="004E0F7F">
      <w:pPr>
        <w:pStyle w:val="ab"/>
        <w:numPr>
          <w:ilvl w:val="3"/>
          <w:numId w:val="21"/>
        </w:numPr>
        <w:spacing w:line="276" w:lineRule="auto"/>
        <w:jc w:val="both"/>
        <w:rPr>
          <w:rFonts w:ascii="David" w:hAnsi="David"/>
          <w:strike/>
          <w:sz w:val="24"/>
          <w:szCs w:val="24"/>
        </w:rPr>
      </w:pPr>
      <w:r>
        <w:rPr>
          <w:rFonts w:ascii="David" w:hAnsi="David" w:hint="cs"/>
          <w:sz w:val="24"/>
          <w:szCs w:val="24"/>
          <w:rtl/>
        </w:rPr>
        <w:t>מתן פיתרונות הנדסיים וטכניים ובחיה מחודש עבור כלים קיימים בשימוש כגון :</w:t>
      </w:r>
      <w:r w:rsidRPr="004347CF">
        <w:rPr>
          <w:rFonts w:ascii="David" w:hAnsi="David" w:hint="cs"/>
          <w:sz w:val="24"/>
          <w:szCs w:val="24"/>
          <w:rtl/>
        </w:rPr>
        <w:t xml:space="preserve"> אורך חיים, דיוקים, חלודה</w:t>
      </w:r>
      <w:r>
        <w:rPr>
          <w:rFonts w:ascii="David" w:hAnsi="David" w:hint="cs"/>
          <w:sz w:val="24"/>
          <w:szCs w:val="24"/>
          <w:rtl/>
        </w:rPr>
        <w:t xml:space="preserve"> או כל פער שיתגלה בשימוש עבור כלי שסופק במסגרת ההתקשרות.</w:t>
      </w:r>
      <w:r w:rsidRPr="004347CF">
        <w:rPr>
          <w:rFonts w:ascii="David" w:hAnsi="David" w:hint="cs"/>
          <w:sz w:val="24"/>
          <w:szCs w:val="24"/>
          <w:rtl/>
        </w:rPr>
        <w:t xml:space="preserve"> </w:t>
      </w:r>
      <w:r w:rsidRPr="004347CF">
        <w:rPr>
          <w:rFonts w:ascii="David" w:hAnsi="David" w:hint="cs"/>
          <w:strike/>
          <w:sz w:val="24"/>
          <w:szCs w:val="24"/>
          <w:rtl/>
        </w:rPr>
        <w:t>קצר מהמצופה או כל סוגיה אחרת שקיימת אל מול כלי שהספק סיפק.</w:t>
      </w:r>
    </w:p>
    <w:p w14:paraId="6A64FEDC" w14:textId="77777777" w:rsidR="004E0F7F" w:rsidRPr="004347CF" w:rsidRDefault="004E0F7F" w:rsidP="004E0F7F">
      <w:pPr>
        <w:spacing w:line="276" w:lineRule="auto"/>
        <w:ind w:left="1712"/>
        <w:jc w:val="both"/>
        <w:rPr>
          <w:rFonts w:ascii="David" w:hAnsi="David"/>
          <w:strike/>
          <w:sz w:val="24"/>
          <w:szCs w:val="24"/>
        </w:rPr>
      </w:pPr>
    </w:p>
    <w:p w14:paraId="3F923775"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באחריות הספק לוודא כי אנשי הקשר והנציגים מטעמו יספקו לכלל הגורמים שירות מקצועי ואדיב בכל פניותיהם, ויהי</w:t>
      </w:r>
      <w:r>
        <w:rPr>
          <w:rFonts w:ascii="David" w:hAnsi="David" w:hint="eastAsia"/>
          <w:sz w:val="24"/>
          <w:szCs w:val="24"/>
          <w:rtl/>
        </w:rPr>
        <w:t>ו</w:t>
      </w:r>
      <w:r>
        <w:rPr>
          <w:rFonts w:ascii="David" w:hAnsi="David" w:hint="cs"/>
          <w:sz w:val="24"/>
          <w:szCs w:val="24"/>
          <w:rtl/>
        </w:rPr>
        <w:t xml:space="preserve"> בקיאים בהזמנות צה"ל ותנאי ההסכם לרבות השימוש במערכת המרק"ט (והמפעיל החיצוני) ופתרון תקלות והודעות השגויים המתקבלות ממערכת המפעיל.</w:t>
      </w:r>
    </w:p>
    <w:p w14:paraId="67664ECE"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היה ותהיינה תלונות לגבי רמת השירות והמקצועיות של אנשי הקשר, יעביר המשרד לספק פניה בכתב אודות התלונות. באחריות הספק להעביר למשרד התייחסות לתלונה ואופן הטיפול בה, עד 5 ימי עסקים מיום הפניה.</w:t>
      </w:r>
    </w:p>
    <w:p w14:paraId="5AEA23BA"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המשרד והגוף הדורש יהיו רשאים לבדוק מדגמית את אופן הטיפול בפניות. אם ימצא כי הפניות לא טופלו כהלכה, יהיה המשרד רשאי לדרוש מהספק הזוכה לתקן את הדרוש תיקון וזאת תוך זמן שלא יעלה על 2 ימי עסקים ממועד הודעת המשרד בכתב.</w:t>
      </w:r>
    </w:p>
    <w:tbl>
      <w:tblPr>
        <w:tblStyle w:val="a7"/>
        <w:tblpPr w:leftFromText="180" w:rightFromText="180" w:vertAnchor="text" w:horzAnchor="page" w:tblpX="5586" w:tblpY="573"/>
        <w:bidiVisual/>
        <w:tblW w:w="9972" w:type="dxa"/>
        <w:tblLook w:val="04A0" w:firstRow="1" w:lastRow="0" w:firstColumn="1" w:lastColumn="0" w:noHBand="0" w:noVBand="1"/>
      </w:tblPr>
      <w:tblGrid>
        <w:gridCol w:w="1376"/>
        <w:gridCol w:w="1376"/>
        <w:gridCol w:w="1377"/>
        <w:gridCol w:w="1377"/>
        <w:gridCol w:w="2906"/>
        <w:gridCol w:w="1560"/>
      </w:tblGrid>
      <w:tr w:rsidR="004E0F7F" w14:paraId="6803FC0C" w14:textId="77777777" w:rsidTr="00F261BF">
        <w:trPr>
          <w:trHeight w:val="964"/>
        </w:trPr>
        <w:tc>
          <w:tcPr>
            <w:tcW w:w="1376" w:type="dxa"/>
          </w:tcPr>
          <w:p w14:paraId="6369902D" w14:textId="77777777" w:rsidR="004E0F7F" w:rsidRDefault="004E0F7F" w:rsidP="00F261BF">
            <w:pPr>
              <w:spacing w:line="276" w:lineRule="auto"/>
              <w:rPr>
                <w:rFonts w:ascii="David" w:hAnsi="David"/>
                <w:sz w:val="24"/>
                <w:szCs w:val="24"/>
                <w:rtl/>
              </w:rPr>
            </w:pPr>
          </w:p>
          <w:p w14:paraId="63CD06FB" w14:textId="77777777" w:rsidR="004E0F7F" w:rsidRDefault="004E0F7F" w:rsidP="00F261BF">
            <w:pPr>
              <w:spacing w:line="276" w:lineRule="auto"/>
              <w:rPr>
                <w:rFonts w:ascii="David" w:hAnsi="David"/>
                <w:sz w:val="24"/>
                <w:szCs w:val="24"/>
                <w:rtl/>
              </w:rPr>
            </w:pPr>
            <w:r>
              <w:rPr>
                <w:rFonts w:ascii="David" w:hAnsi="David" w:hint="cs"/>
                <w:sz w:val="24"/>
                <w:szCs w:val="24"/>
                <w:rtl/>
              </w:rPr>
              <w:t>מס' פק"א</w:t>
            </w:r>
          </w:p>
        </w:tc>
        <w:tc>
          <w:tcPr>
            <w:tcW w:w="1376" w:type="dxa"/>
          </w:tcPr>
          <w:p w14:paraId="4B91B5F5" w14:textId="77777777" w:rsidR="004E0F7F" w:rsidRDefault="004E0F7F" w:rsidP="00F261BF">
            <w:pPr>
              <w:spacing w:line="276" w:lineRule="auto"/>
              <w:rPr>
                <w:rFonts w:ascii="David" w:hAnsi="David"/>
                <w:sz w:val="24"/>
                <w:szCs w:val="24"/>
                <w:rtl/>
              </w:rPr>
            </w:pPr>
          </w:p>
          <w:p w14:paraId="2FFE4BA0" w14:textId="77777777" w:rsidR="004E0F7F" w:rsidRDefault="004E0F7F" w:rsidP="00F261BF">
            <w:pPr>
              <w:spacing w:line="276" w:lineRule="auto"/>
              <w:rPr>
                <w:rFonts w:ascii="David" w:hAnsi="David"/>
                <w:sz w:val="24"/>
                <w:szCs w:val="24"/>
                <w:rtl/>
              </w:rPr>
            </w:pPr>
            <w:r>
              <w:rPr>
                <w:rFonts w:ascii="David" w:hAnsi="David" w:hint="cs"/>
                <w:sz w:val="24"/>
                <w:szCs w:val="24"/>
                <w:rtl/>
              </w:rPr>
              <w:t>תאריך פניה</w:t>
            </w:r>
          </w:p>
        </w:tc>
        <w:tc>
          <w:tcPr>
            <w:tcW w:w="1377" w:type="dxa"/>
          </w:tcPr>
          <w:p w14:paraId="49A807E0" w14:textId="77777777" w:rsidR="004E0F7F" w:rsidRDefault="004E0F7F" w:rsidP="00F261BF">
            <w:pPr>
              <w:spacing w:line="276" w:lineRule="auto"/>
              <w:rPr>
                <w:rFonts w:ascii="David" w:hAnsi="David"/>
                <w:sz w:val="24"/>
                <w:szCs w:val="24"/>
                <w:rtl/>
              </w:rPr>
            </w:pPr>
          </w:p>
          <w:p w14:paraId="4E42F28B" w14:textId="77777777" w:rsidR="004E0F7F" w:rsidRDefault="004E0F7F" w:rsidP="00F261BF">
            <w:pPr>
              <w:spacing w:line="276" w:lineRule="auto"/>
              <w:rPr>
                <w:rFonts w:ascii="David" w:hAnsi="David"/>
                <w:sz w:val="24"/>
                <w:szCs w:val="24"/>
                <w:rtl/>
              </w:rPr>
            </w:pPr>
            <w:r>
              <w:rPr>
                <w:rFonts w:ascii="David" w:hAnsi="David" w:hint="cs"/>
                <w:sz w:val="24"/>
                <w:szCs w:val="24"/>
                <w:rtl/>
              </w:rPr>
              <w:t>שם וטלפון הפונה</w:t>
            </w:r>
          </w:p>
        </w:tc>
        <w:tc>
          <w:tcPr>
            <w:tcW w:w="1377" w:type="dxa"/>
          </w:tcPr>
          <w:p w14:paraId="795F93FC" w14:textId="77777777" w:rsidR="004E0F7F" w:rsidRDefault="004E0F7F" w:rsidP="00F261BF">
            <w:pPr>
              <w:spacing w:line="276" w:lineRule="auto"/>
              <w:rPr>
                <w:rFonts w:ascii="David" w:hAnsi="David"/>
                <w:sz w:val="24"/>
                <w:szCs w:val="24"/>
                <w:rtl/>
              </w:rPr>
            </w:pPr>
          </w:p>
          <w:p w14:paraId="62BD346A" w14:textId="77777777" w:rsidR="004E0F7F" w:rsidRDefault="004E0F7F" w:rsidP="00F261BF">
            <w:pPr>
              <w:spacing w:line="276" w:lineRule="auto"/>
              <w:rPr>
                <w:rFonts w:ascii="David" w:hAnsi="David"/>
                <w:sz w:val="24"/>
                <w:szCs w:val="24"/>
                <w:rtl/>
              </w:rPr>
            </w:pPr>
            <w:r>
              <w:rPr>
                <w:rFonts w:ascii="David" w:hAnsi="David" w:hint="cs"/>
                <w:sz w:val="24"/>
                <w:szCs w:val="24"/>
                <w:rtl/>
              </w:rPr>
              <w:t>מהות הפניה תוך ציון מק"ט הפריט</w:t>
            </w:r>
          </w:p>
        </w:tc>
        <w:tc>
          <w:tcPr>
            <w:tcW w:w="2906" w:type="dxa"/>
          </w:tcPr>
          <w:p w14:paraId="0F90A8BE" w14:textId="77777777" w:rsidR="004E0F7F" w:rsidRDefault="004E0F7F" w:rsidP="00F261BF">
            <w:pPr>
              <w:spacing w:line="276" w:lineRule="auto"/>
              <w:rPr>
                <w:rFonts w:ascii="David" w:hAnsi="David"/>
                <w:sz w:val="24"/>
                <w:szCs w:val="24"/>
                <w:rtl/>
              </w:rPr>
            </w:pPr>
            <w:r>
              <w:rPr>
                <w:rFonts w:ascii="David" w:hAnsi="David" w:hint="cs"/>
                <w:sz w:val="24"/>
                <w:szCs w:val="24"/>
                <w:rtl/>
              </w:rPr>
              <w:t>אופן טיפול כולל שם איש הקשר ביחידה וטלפון איתו בוצע התיקון</w:t>
            </w:r>
          </w:p>
        </w:tc>
        <w:tc>
          <w:tcPr>
            <w:tcW w:w="1560" w:type="dxa"/>
          </w:tcPr>
          <w:p w14:paraId="3BA63985" w14:textId="77777777" w:rsidR="004E0F7F" w:rsidRDefault="004E0F7F" w:rsidP="00F261BF">
            <w:pPr>
              <w:spacing w:line="276" w:lineRule="auto"/>
              <w:rPr>
                <w:rFonts w:ascii="David" w:hAnsi="David"/>
                <w:sz w:val="24"/>
                <w:szCs w:val="24"/>
                <w:rtl/>
              </w:rPr>
            </w:pPr>
          </w:p>
          <w:p w14:paraId="72F97B81" w14:textId="77777777" w:rsidR="004E0F7F" w:rsidRDefault="004E0F7F" w:rsidP="00F261BF">
            <w:pPr>
              <w:spacing w:line="276" w:lineRule="auto"/>
              <w:rPr>
                <w:rFonts w:ascii="David" w:hAnsi="David"/>
                <w:sz w:val="24"/>
                <w:szCs w:val="24"/>
                <w:rtl/>
              </w:rPr>
            </w:pPr>
            <w:r>
              <w:rPr>
                <w:rFonts w:ascii="David" w:hAnsi="David" w:hint="cs"/>
                <w:sz w:val="24"/>
                <w:szCs w:val="24"/>
                <w:rtl/>
              </w:rPr>
              <w:t>תאריך סיום טיפול</w:t>
            </w:r>
          </w:p>
        </w:tc>
      </w:tr>
    </w:tbl>
    <w:p w14:paraId="7BE93FAF"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הספק ינהל מעקב אחרי הפניות ותלונות הלקוח, בהתאם לפורמט בטבלה ויציג לגוף הדורש בכל רבעון.</w:t>
      </w:r>
    </w:p>
    <w:p w14:paraId="3E3D08EC" w14:textId="77777777" w:rsidR="004E0F7F" w:rsidRPr="00780943" w:rsidRDefault="004E0F7F" w:rsidP="004E0F7F">
      <w:pPr>
        <w:pStyle w:val="ab"/>
        <w:numPr>
          <w:ilvl w:val="1"/>
          <w:numId w:val="21"/>
        </w:numPr>
        <w:spacing w:line="360" w:lineRule="auto"/>
        <w:jc w:val="both"/>
        <w:rPr>
          <w:rFonts w:ascii="David" w:hAnsi="David"/>
          <w:sz w:val="24"/>
          <w:szCs w:val="24"/>
        </w:rPr>
      </w:pPr>
      <w:r w:rsidRPr="00780943">
        <w:rPr>
          <w:rFonts w:ascii="David" w:hAnsi="David"/>
          <w:sz w:val="24"/>
          <w:szCs w:val="24"/>
          <w:rtl/>
        </w:rPr>
        <w:t>המשרד והגוף הדורש שומר לעצמו הזכות להפעיל סקר שביעות רצון חיצוני, במטרה לבחון את תפקוד הספק הזוכה, איסוף הנתונים מהזכאים יכול שיבוצע גם מתחומי הספק הזוכה. הספק הזוכה מתחייב לשתף פעולה עם המשרד ולסייע לביצוע הסקרים כאמור.</w:t>
      </w:r>
    </w:p>
    <w:p w14:paraId="468C1263" w14:textId="77777777" w:rsidR="004E0F7F" w:rsidRPr="0001216A" w:rsidRDefault="004E0F7F" w:rsidP="004E0F7F">
      <w:pPr>
        <w:spacing w:line="360" w:lineRule="auto"/>
        <w:contextualSpacing/>
        <w:rPr>
          <w:rFonts w:ascii="David" w:hAnsi="David"/>
          <w:b/>
          <w:bCs/>
          <w:u w:val="single"/>
        </w:rPr>
      </w:pPr>
    </w:p>
    <w:p w14:paraId="06AA32D7" w14:textId="77777777" w:rsidR="004E0F7F" w:rsidRPr="0001216A" w:rsidRDefault="004E0F7F" w:rsidP="004E0F7F">
      <w:pPr>
        <w:pStyle w:val="ab"/>
        <w:numPr>
          <w:ilvl w:val="0"/>
          <w:numId w:val="21"/>
        </w:numPr>
        <w:spacing w:line="360" w:lineRule="auto"/>
        <w:rPr>
          <w:rFonts w:ascii="David" w:hAnsi="David"/>
          <w:b/>
          <w:bCs/>
          <w:sz w:val="24"/>
          <w:szCs w:val="24"/>
          <w:u w:val="single"/>
        </w:rPr>
      </w:pPr>
      <w:r w:rsidRPr="0001216A">
        <w:rPr>
          <w:rFonts w:ascii="David" w:hAnsi="David" w:hint="cs"/>
          <w:b/>
          <w:bCs/>
          <w:sz w:val="24"/>
          <w:szCs w:val="24"/>
          <w:u w:val="single"/>
          <w:rtl/>
        </w:rPr>
        <w:t>הוספת פריטים בהסכם</w:t>
      </w:r>
    </w:p>
    <w:p w14:paraId="4A6D1189" w14:textId="77777777" w:rsidR="004E0F7F" w:rsidRPr="0001216A" w:rsidRDefault="004E0F7F" w:rsidP="004E0F7F">
      <w:pPr>
        <w:pStyle w:val="ab"/>
        <w:numPr>
          <w:ilvl w:val="1"/>
          <w:numId w:val="21"/>
        </w:numPr>
        <w:spacing w:line="360" w:lineRule="auto"/>
        <w:ind w:left="659"/>
        <w:rPr>
          <w:rFonts w:ascii="David" w:hAnsi="David"/>
        </w:rPr>
      </w:pPr>
      <w:r w:rsidRPr="0001216A">
        <w:rPr>
          <w:rFonts w:ascii="David" w:hAnsi="David"/>
          <w:sz w:val="24"/>
          <w:szCs w:val="24"/>
          <w:rtl/>
        </w:rPr>
        <w:t xml:space="preserve">ידוע לספק כי </w:t>
      </w:r>
      <w:r w:rsidRPr="0001216A">
        <w:rPr>
          <w:rFonts w:ascii="David" w:hAnsi="David" w:hint="cs"/>
          <w:sz w:val="24"/>
          <w:szCs w:val="24"/>
          <w:rtl/>
        </w:rPr>
        <w:t xml:space="preserve">יתכן ויתווספו פריטים / מידות/ צבעים חדשים להסכם. </w:t>
      </w:r>
    </w:p>
    <w:p w14:paraId="55468DC9" w14:textId="77777777" w:rsidR="004E0F7F" w:rsidRPr="0001216A" w:rsidRDefault="004E0F7F" w:rsidP="004E0F7F">
      <w:pPr>
        <w:pStyle w:val="ab"/>
        <w:numPr>
          <w:ilvl w:val="1"/>
          <w:numId w:val="21"/>
        </w:numPr>
        <w:spacing w:line="360" w:lineRule="auto"/>
        <w:ind w:left="659"/>
        <w:rPr>
          <w:rFonts w:ascii="David" w:hAnsi="David"/>
          <w:sz w:val="24"/>
          <w:szCs w:val="24"/>
          <w:rtl/>
        </w:rPr>
      </w:pPr>
      <w:r w:rsidRPr="0001216A">
        <w:rPr>
          <w:rFonts w:ascii="David" w:hAnsi="David"/>
          <w:sz w:val="24"/>
          <w:szCs w:val="24"/>
          <w:rtl/>
        </w:rPr>
        <w:t xml:space="preserve">השינוי יבוצע בכפוף למתן הודעה מוקדמת שתימסר לספק ע"י המשרד </w:t>
      </w:r>
      <w:r w:rsidRPr="0001216A">
        <w:rPr>
          <w:rFonts w:ascii="David" w:hAnsi="David" w:hint="cs"/>
          <w:sz w:val="24"/>
          <w:szCs w:val="24"/>
          <w:rtl/>
        </w:rPr>
        <w:t>.</w:t>
      </w:r>
    </w:p>
    <w:p w14:paraId="0EBA29C5" w14:textId="77777777" w:rsidR="004E0F7F" w:rsidRPr="0001216A" w:rsidRDefault="004E0F7F" w:rsidP="004E0F7F">
      <w:pPr>
        <w:pStyle w:val="ab"/>
        <w:numPr>
          <w:ilvl w:val="1"/>
          <w:numId w:val="21"/>
        </w:numPr>
        <w:spacing w:line="360" w:lineRule="auto"/>
        <w:ind w:left="659"/>
        <w:rPr>
          <w:rFonts w:ascii="David" w:hAnsi="David"/>
          <w:sz w:val="24"/>
          <w:szCs w:val="24"/>
          <w:rtl/>
        </w:rPr>
      </w:pPr>
      <w:r w:rsidRPr="0001216A">
        <w:rPr>
          <w:rFonts w:ascii="David" w:hAnsi="David"/>
          <w:sz w:val="24"/>
          <w:szCs w:val="24"/>
          <w:rtl/>
        </w:rPr>
        <w:t>הוספת פריטים תתבצע עד 20% בשנה</w:t>
      </w:r>
      <w:r w:rsidRPr="0001216A">
        <w:rPr>
          <w:rFonts w:ascii="David" w:hAnsi="David" w:hint="cs"/>
          <w:sz w:val="24"/>
          <w:szCs w:val="24"/>
          <w:rtl/>
        </w:rPr>
        <w:t xml:space="preserve"> </w:t>
      </w:r>
      <w:r w:rsidRPr="0001216A">
        <w:rPr>
          <w:rFonts w:ascii="David" w:hAnsi="David"/>
          <w:sz w:val="24"/>
          <w:szCs w:val="24"/>
          <w:rtl/>
        </w:rPr>
        <w:t>מסך כמות הפריטים בהתקשרות</w:t>
      </w:r>
      <w:r w:rsidRPr="0001216A">
        <w:rPr>
          <w:rFonts w:ascii="David" w:hAnsi="David" w:hint="cs"/>
          <w:sz w:val="24"/>
          <w:szCs w:val="24"/>
          <w:rtl/>
        </w:rPr>
        <w:t>.</w:t>
      </w:r>
    </w:p>
    <w:p w14:paraId="16E12490" w14:textId="77777777" w:rsidR="004E0F7F" w:rsidRDefault="004E0F7F" w:rsidP="004E0F7F">
      <w:pPr>
        <w:pStyle w:val="ab"/>
        <w:numPr>
          <w:ilvl w:val="0"/>
          <w:numId w:val="21"/>
        </w:numPr>
        <w:spacing w:after="160" w:line="276" w:lineRule="auto"/>
        <w:rPr>
          <w:rFonts w:ascii="David" w:hAnsi="David"/>
          <w:b/>
          <w:bCs/>
          <w:sz w:val="24"/>
          <w:szCs w:val="24"/>
          <w:u w:val="single"/>
        </w:rPr>
      </w:pPr>
      <w:r w:rsidRPr="004173BC">
        <w:rPr>
          <w:rFonts w:ascii="David" w:hAnsi="David" w:hint="cs"/>
          <w:b/>
          <w:bCs/>
          <w:sz w:val="24"/>
          <w:szCs w:val="24"/>
          <w:u w:val="single"/>
          <w:rtl/>
        </w:rPr>
        <w:t xml:space="preserve">מסמכים </w:t>
      </w:r>
      <w:commentRangeStart w:id="3"/>
      <w:commentRangeStart w:id="4"/>
      <w:r w:rsidRPr="004173BC">
        <w:rPr>
          <w:rFonts w:ascii="David" w:hAnsi="David" w:hint="cs"/>
          <w:b/>
          <w:bCs/>
          <w:sz w:val="24"/>
          <w:szCs w:val="24"/>
          <w:u w:val="single"/>
          <w:rtl/>
        </w:rPr>
        <w:t>ישימים (דרישות טכניות)</w:t>
      </w:r>
      <w:commentRangeEnd w:id="3"/>
      <w:r>
        <w:rPr>
          <w:rStyle w:val="ad"/>
          <w:rtl/>
        </w:rPr>
        <w:commentReference w:id="3"/>
      </w:r>
      <w:commentRangeEnd w:id="4"/>
      <w:r>
        <w:rPr>
          <w:rStyle w:val="ad"/>
          <w:rtl/>
        </w:rPr>
        <w:commentReference w:id="4"/>
      </w:r>
    </w:p>
    <w:p w14:paraId="5644726A" w14:textId="77777777" w:rsidR="004E0F7F" w:rsidRPr="003044E1" w:rsidRDefault="004E0F7F" w:rsidP="004E0F7F">
      <w:pPr>
        <w:pStyle w:val="ab"/>
        <w:numPr>
          <w:ilvl w:val="1"/>
          <w:numId w:val="21"/>
        </w:numPr>
        <w:spacing w:after="160" w:line="276" w:lineRule="auto"/>
        <w:rPr>
          <w:rFonts w:ascii="David" w:hAnsi="David"/>
          <w:sz w:val="24"/>
          <w:szCs w:val="24"/>
          <w:rtl/>
        </w:rPr>
      </w:pPr>
      <w:r w:rsidRPr="003044E1">
        <w:rPr>
          <w:rFonts w:ascii="David" w:hAnsi="David" w:hint="cs"/>
          <w:sz w:val="24"/>
          <w:szCs w:val="24"/>
          <w:rtl/>
        </w:rPr>
        <w:t>תקנים</w:t>
      </w:r>
      <w:r>
        <w:rPr>
          <w:rFonts w:ascii="David" w:hAnsi="David" w:hint="cs"/>
          <w:sz w:val="24"/>
          <w:szCs w:val="24"/>
          <w:rtl/>
        </w:rPr>
        <w:t xml:space="preserve"> של הכלים יהיו</w:t>
      </w:r>
      <w:r w:rsidRPr="003044E1">
        <w:rPr>
          <w:rFonts w:ascii="David" w:hAnsi="David" w:hint="cs"/>
          <w:sz w:val="24"/>
          <w:szCs w:val="24"/>
          <w:rtl/>
        </w:rPr>
        <w:t>:</w:t>
      </w:r>
    </w:p>
    <w:p w14:paraId="1AE63F00" w14:textId="77777777" w:rsidR="004E0F7F" w:rsidRPr="003044E1" w:rsidRDefault="004E0F7F" w:rsidP="004E0F7F">
      <w:pPr>
        <w:pStyle w:val="ab"/>
        <w:numPr>
          <w:ilvl w:val="2"/>
          <w:numId w:val="21"/>
        </w:numPr>
        <w:spacing w:after="160" w:line="276" w:lineRule="auto"/>
        <w:rPr>
          <w:rFonts w:ascii="David" w:hAnsi="David"/>
          <w:sz w:val="24"/>
          <w:szCs w:val="24"/>
        </w:rPr>
      </w:pPr>
      <w:r w:rsidRPr="003044E1">
        <w:rPr>
          <w:rFonts w:ascii="David" w:hAnsi="David" w:hint="cs"/>
          <w:sz w:val="24"/>
          <w:szCs w:val="24"/>
          <w:rtl/>
        </w:rPr>
        <w:t>הכלים יהיו בעלי תקנים בינלאומיים רלוונטים גם לצורך איכות העבודה וגם לבטיחות בעבודה.</w:t>
      </w:r>
    </w:p>
    <w:p w14:paraId="0E0BAB76" w14:textId="77777777" w:rsidR="004E0F7F" w:rsidRPr="003044E1" w:rsidRDefault="004E0F7F" w:rsidP="004E0F7F">
      <w:pPr>
        <w:pStyle w:val="ab"/>
        <w:numPr>
          <w:ilvl w:val="2"/>
          <w:numId w:val="21"/>
        </w:numPr>
        <w:spacing w:after="160" w:line="276" w:lineRule="auto"/>
        <w:rPr>
          <w:rFonts w:ascii="David" w:hAnsi="David"/>
          <w:sz w:val="24"/>
          <w:szCs w:val="24"/>
        </w:rPr>
      </w:pPr>
      <w:commentRangeStart w:id="5"/>
      <w:r w:rsidRPr="003044E1">
        <w:rPr>
          <w:rFonts w:ascii="David" w:hAnsi="David" w:hint="cs"/>
          <w:sz w:val="24"/>
          <w:szCs w:val="24"/>
          <w:rtl/>
        </w:rPr>
        <w:t>לספק חייבים להיות לקוחות שהם מפעלים לעיבוד שבבי, שעובדים על פלדות שיריון , אלומיניום, פלב"מ.</w:t>
      </w:r>
    </w:p>
    <w:p w14:paraId="70BD73C7" w14:textId="77777777" w:rsidR="004E0F7F" w:rsidRPr="003044E1" w:rsidRDefault="004E0F7F" w:rsidP="004E0F7F">
      <w:pPr>
        <w:pStyle w:val="ab"/>
        <w:numPr>
          <w:ilvl w:val="2"/>
          <w:numId w:val="21"/>
        </w:numPr>
        <w:spacing w:after="160" w:line="276" w:lineRule="auto"/>
        <w:rPr>
          <w:rFonts w:ascii="David" w:hAnsi="David"/>
          <w:sz w:val="24"/>
          <w:szCs w:val="24"/>
        </w:rPr>
      </w:pPr>
      <w:r w:rsidRPr="003044E1">
        <w:rPr>
          <w:rFonts w:ascii="David" w:hAnsi="David" w:hint="cs"/>
          <w:sz w:val="24"/>
          <w:szCs w:val="24"/>
          <w:rtl/>
        </w:rPr>
        <w:t xml:space="preserve">מפעלים אילו יעבדו מול תקני:  </w:t>
      </w:r>
      <w:r w:rsidRPr="003044E1">
        <w:rPr>
          <w:rFonts w:ascii="David" w:hAnsi="David"/>
          <w:sz w:val="24"/>
          <w:szCs w:val="24"/>
        </w:rPr>
        <w:t>MIL-STD</w:t>
      </w:r>
      <w:r w:rsidRPr="003044E1">
        <w:rPr>
          <w:rFonts w:ascii="David" w:hAnsi="David" w:hint="cs"/>
          <w:sz w:val="24"/>
          <w:szCs w:val="24"/>
          <w:rtl/>
        </w:rPr>
        <w:t>, ו-9100-</w:t>
      </w:r>
      <w:r w:rsidRPr="003044E1">
        <w:rPr>
          <w:rFonts w:ascii="David" w:hAnsi="David" w:hint="cs"/>
          <w:sz w:val="24"/>
          <w:szCs w:val="24"/>
        </w:rPr>
        <w:t>AS</w:t>
      </w:r>
      <w:r w:rsidRPr="003044E1">
        <w:rPr>
          <w:rFonts w:ascii="David" w:hAnsi="David" w:hint="cs"/>
          <w:sz w:val="24"/>
          <w:szCs w:val="24"/>
          <w:rtl/>
        </w:rPr>
        <w:t xml:space="preserve"> </w:t>
      </w:r>
      <w:commentRangeEnd w:id="5"/>
      <w:r>
        <w:rPr>
          <w:rStyle w:val="ad"/>
          <w:rtl/>
        </w:rPr>
        <w:commentReference w:id="5"/>
      </w:r>
    </w:p>
    <w:tbl>
      <w:tblPr>
        <w:tblStyle w:val="a7"/>
        <w:tblW w:w="0" w:type="auto"/>
        <w:tblLook w:val="04A0" w:firstRow="1" w:lastRow="0" w:firstColumn="1" w:lastColumn="0" w:noHBand="0" w:noVBand="1"/>
      </w:tblPr>
      <w:tblGrid>
        <w:gridCol w:w="2512"/>
        <w:gridCol w:w="3447"/>
        <w:gridCol w:w="2337"/>
      </w:tblGrid>
      <w:tr w:rsidR="004E0F7F" w:rsidRPr="00CE7D97" w14:paraId="3FA373A5" w14:textId="77777777" w:rsidTr="00F261BF">
        <w:trPr>
          <w:trHeight w:val="276"/>
        </w:trPr>
        <w:tc>
          <w:tcPr>
            <w:tcW w:w="2512" w:type="dxa"/>
            <w:noWrap/>
            <w:hideMark/>
          </w:tcPr>
          <w:p w14:paraId="2F0F960D" w14:textId="77777777" w:rsidR="004E0F7F" w:rsidRPr="00CE7D97" w:rsidRDefault="004E0F7F" w:rsidP="00F261BF">
            <w:pPr>
              <w:jc w:val="center"/>
              <w:rPr>
                <w:b/>
                <w:bCs/>
              </w:rPr>
            </w:pPr>
            <w:r w:rsidRPr="00CE7D97">
              <w:rPr>
                <w:b/>
                <w:bCs/>
                <w:rtl/>
              </w:rPr>
              <w:t>סוג כלי</w:t>
            </w:r>
          </w:p>
        </w:tc>
        <w:tc>
          <w:tcPr>
            <w:tcW w:w="3447" w:type="dxa"/>
            <w:noWrap/>
            <w:hideMark/>
          </w:tcPr>
          <w:p w14:paraId="03FC34D6" w14:textId="77777777" w:rsidR="004E0F7F" w:rsidRPr="00CE7D97" w:rsidRDefault="004E0F7F" w:rsidP="00F261BF">
            <w:pPr>
              <w:jc w:val="center"/>
              <w:rPr>
                <w:b/>
                <w:bCs/>
                <w:rtl/>
              </w:rPr>
            </w:pPr>
            <w:r w:rsidRPr="00CE7D97">
              <w:rPr>
                <w:b/>
                <w:bCs/>
                <w:rtl/>
              </w:rPr>
              <w:t>תקן בינ"ל / אירופי</w:t>
            </w:r>
          </w:p>
        </w:tc>
        <w:tc>
          <w:tcPr>
            <w:tcW w:w="2337" w:type="dxa"/>
            <w:noWrap/>
            <w:hideMark/>
          </w:tcPr>
          <w:p w14:paraId="7D83AD7C" w14:textId="77777777" w:rsidR="004E0F7F" w:rsidRPr="00CE7D97" w:rsidRDefault="004E0F7F" w:rsidP="00F261BF">
            <w:pPr>
              <w:jc w:val="center"/>
              <w:rPr>
                <w:b/>
                <w:bCs/>
                <w:rtl/>
              </w:rPr>
            </w:pPr>
            <w:r w:rsidRPr="00CE7D97">
              <w:rPr>
                <w:b/>
                <w:bCs/>
                <w:rtl/>
              </w:rPr>
              <w:t>תקן אמריקאי</w:t>
            </w:r>
          </w:p>
        </w:tc>
      </w:tr>
      <w:tr w:rsidR="004E0F7F" w:rsidRPr="00CE7D97" w14:paraId="1EABB389" w14:textId="77777777" w:rsidTr="00F261BF">
        <w:trPr>
          <w:trHeight w:val="276"/>
        </w:trPr>
        <w:tc>
          <w:tcPr>
            <w:tcW w:w="2512" w:type="dxa"/>
            <w:noWrap/>
            <w:hideMark/>
          </w:tcPr>
          <w:p w14:paraId="7C9855AF" w14:textId="77777777" w:rsidR="004E0F7F" w:rsidRPr="00CE7D97" w:rsidRDefault="004E0F7F" w:rsidP="00F261BF">
            <w:pPr>
              <w:jc w:val="center"/>
              <w:rPr>
                <w:rtl/>
              </w:rPr>
            </w:pPr>
            <w:r w:rsidRPr="00CE7D97">
              <w:rPr>
                <w:rtl/>
              </w:rPr>
              <w:t>מקדחים (</w:t>
            </w:r>
            <w:r w:rsidRPr="00CE7D97">
              <w:t>Drills</w:t>
            </w:r>
            <w:r w:rsidRPr="00CE7D97">
              <w:rPr>
                <w:rtl/>
              </w:rPr>
              <w:t>)</w:t>
            </w:r>
          </w:p>
        </w:tc>
        <w:tc>
          <w:tcPr>
            <w:tcW w:w="3447" w:type="dxa"/>
            <w:noWrap/>
            <w:hideMark/>
          </w:tcPr>
          <w:p w14:paraId="7B1C051E" w14:textId="77777777" w:rsidR="004E0F7F" w:rsidRPr="00CE7D97" w:rsidRDefault="004E0F7F" w:rsidP="00F261BF">
            <w:pPr>
              <w:jc w:val="center"/>
              <w:rPr>
                <w:rtl/>
              </w:rPr>
            </w:pPr>
            <w:r w:rsidRPr="00CE7D97">
              <w:t>ISO 235, ISO 494, DIN 338, DIN 340</w:t>
            </w:r>
          </w:p>
        </w:tc>
        <w:tc>
          <w:tcPr>
            <w:tcW w:w="2337" w:type="dxa"/>
            <w:noWrap/>
            <w:hideMark/>
          </w:tcPr>
          <w:p w14:paraId="7CFD5B7D" w14:textId="77777777" w:rsidR="004E0F7F" w:rsidRPr="00CE7D97" w:rsidRDefault="004E0F7F" w:rsidP="00F261BF">
            <w:pPr>
              <w:jc w:val="center"/>
            </w:pPr>
            <w:r w:rsidRPr="00CE7D97">
              <w:t>ANSI B94.11M</w:t>
            </w:r>
          </w:p>
        </w:tc>
      </w:tr>
      <w:tr w:rsidR="004E0F7F" w:rsidRPr="00CE7D97" w14:paraId="2D03166D" w14:textId="77777777" w:rsidTr="00F261BF">
        <w:trPr>
          <w:trHeight w:val="276"/>
        </w:trPr>
        <w:tc>
          <w:tcPr>
            <w:tcW w:w="2512" w:type="dxa"/>
            <w:noWrap/>
            <w:hideMark/>
          </w:tcPr>
          <w:p w14:paraId="3C13629D" w14:textId="77777777" w:rsidR="004E0F7F" w:rsidRPr="00CE7D97" w:rsidRDefault="004E0F7F" w:rsidP="00F261BF">
            <w:pPr>
              <w:jc w:val="center"/>
            </w:pPr>
            <w:r w:rsidRPr="00CE7D97">
              <w:rPr>
                <w:rtl/>
              </w:rPr>
              <w:t>מברזים (</w:t>
            </w:r>
            <w:r w:rsidRPr="00CE7D97">
              <w:t>Taps</w:t>
            </w:r>
            <w:r w:rsidRPr="00CE7D97">
              <w:rPr>
                <w:rtl/>
              </w:rPr>
              <w:t>)</w:t>
            </w:r>
          </w:p>
        </w:tc>
        <w:tc>
          <w:tcPr>
            <w:tcW w:w="3447" w:type="dxa"/>
            <w:noWrap/>
            <w:hideMark/>
          </w:tcPr>
          <w:p w14:paraId="4EBB04B0" w14:textId="77777777" w:rsidR="004E0F7F" w:rsidRPr="00CE7D97" w:rsidRDefault="004E0F7F" w:rsidP="00F261BF">
            <w:pPr>
              <w:jc w:val="center"/>
              <w:rPr>
                <w:rtl/>
              </w:rPr>
            </w:pPr>
            <w:r w:rsidRPr="00CE7D97">
              <w:t>DIN 371, DIN 376, ISO 529</w:t>
            </w:r>
          </w:p>
        </w:tc>
        <w:tc>
          <w:tcPr>
            <w:tcW w:w="2337" w:type="dxa"/>
            <w:noWrap/>
            <w:hideMark/>
          </w:tcPr>
          <w:p w14:paraId="77AFC41A" w14:textId="77777777" w:rsidR="004E0F7F" w:rsidRPr="00CE7D97" w:rsidRDefault="004E0F7F" w:rsidP="00F261BF">
            <w:pPr>
              <w:jc w:val="center"/>
            </w:pPr>
            <w:r w:rsidRPr="00CE7D97">
              <w:t>ANSI B94.9</w:t>
            </w:r>
          </w:p>
        </w:tc>
      </w:tr>
      <w:tr w:rsidR="004E0F7F" w:rsidRPr="00CE7D97" w14:paraId="19E9DC5B" w14:textId="77777777" w:rsidTr="00F261BF">
        <w:trPr>
          <w:trHeight w:val="276"/>
        </w:trPr>
        <w:tc>
          <w:tcPr>
            <w:tcW w:w="2512" w:type="dxa"/>
            <w:noWrap/>
            <w:hideMark/>
          </w:tcPr>
          <w:p w14:paraId="6A802C89" w14:textId="77777777" w:rsidR="004E0F7F" w:rsidRPr="00CE7D97" w:rsidRDefault="004E0F7F" w:rsidP="00F261BF">
            <w:pPr>
              <w:jc w:val="center"/>
            </w:pPr>
            <w:r w:rsidRPr="00CE7D97">
              <w:rPr>
                <w:rtl/>
              </w:rPr>
              <w:t>חריטה (</w:t>
            </w:r>
            <w:r w:rsidRPr="00CE7D97">
              <w:t>Turning</w:t>
            </w:r>
            <w:r w:rsidRPr="00CE7D97">
              <w:rPr>
                <w:rtl/>
              </w:rPr>
              <w:t>)</w:t>
            </w:r>
          </w:p>
        </w:tc>
        <w:tc>
          <w:tcPr>
            <w:tcW w:w="3447" w:type="dxa"/>
            <w:noWrap/>
            <w:hideMark/>
          </w:tcPr>
          <w:p w14:paraId="523974E9" w14:textId="77777777" w:rsidR="004E0F7F" w:rsidRPr="00CE7D97" w:rsidRDefault="004E0F7F" w:rsidP="00F261BF">
            <w:pPr>
              <w:jc w:val="center"/>
              <w:rPr>
                <w:rtl/>
              </w:rPr>
            </w:pPr>
            <w:r w:rsidRPr="00CE7D97">
              <w:t>ISO 1832, ISO 5610, ISO 10889</w:t>
            </w:r>
          </w:p>
        </w:tc>
        <w:tc>
          <w:tcPr>
            <w:tcW w:w="2337" w:type="dxa"/>
            <w:noWrap/>
            <w:hideMark/>
          </w:tcPr>
          <w:p w14:paraId="0146F321" w14:textId="77777777" w:rsidR="004E0F7F" w:rsidRPr="00CE7D97" w:rsidRDefault="004E0F7F" w:rsidP="00F261BF">
            <w:pPr>
              <w:jc w:val="center"/>
            </w:pPr>
            <w:r w:rsidRPr="00CE7D97">
              <w:t>ANSI B212.15, B212.16</w:t>
            </w:r>
          </w:p>
        </w:tc>
      </w:tr>
      <w:tr w:rsidR="004E0F7F" w:rsidRPr="00CE7D97" w14:paraId="66F46ACC" w14:textId="77777777" w:rsidTr="00F261BF">
        <w:trPr>
          <w:trHeight w:val="276"/>
        </w:trPr>
        <w:tc>
          <w:tcPr>
            <w:tcW w:w="2512" w:type="dxa"/>
            <w:noWrap/>
            <w:hideMark/>
          </w:tcPr>
          <w:p w14:paraId="3BB75EB6" w14:textId="77777777" w:rsidR="004E0F7F" w:rsidRPr="00CE7D97" w:rsidRDefault="004E0F7F" w:rsidP="00F261BF">
            <w:pPr>
              <w:jc w:val="center"/>
            </w:pPr>
            <w:r w:rsidRPr="00CE7D97">
              <w:rPr>
                <w:rtl/>
              </w:rPr>
              <w:t>כרסום (</w:t>
            </w:r>
            <w:r w:rsidRPr="00CE7D97">
              <w:t>Milling</w:t>
            </w:r>
            <w:r w:rsidRPr="00CE7D97">
              <w:rPr>
                <w:rtl/>
              </w:rPr>
              <w:t>)</w:t>
            </w:r>
          </w:p>
        </w:tc>
        <w:tc>
          <w:tcPr>
            <w:tcW w:w="3447" w:type="dxa"/>
            <w:noWrap/>
            <w:hideMark/>
          </w:tcPr>
          <w:p w14:paraId="04B92E52" w14:textId="77777777" w:rsidR="004E0F7F" w:rsidRPr="00CE7D97" w:rsidRDefault="004E0F7F" w:rsidP="00F261BF">
            <w:pPr>
              <w:jc w:val="center"/>
              <w:rPr>
                <w:rtl/>
              </w:rPr>
            </w:pPr>
            <w:r w:rsidRPr="00CE7D97">
              <w:t>ISO 1641, ISO 3850, ISO 13399, DIN 844</w:t>
            </w:r>
          </w:p>
        </w:tc>
        <w:tc>
          <w:tcPr>
            <w:tcW w:w="2337" w:type="dxa"/>
            <w:noWrap/>
            <w:hideMark/>
          </w:tcPr>
          <w:p w14:paraId="4F32B271" w14:textId="77777777" w:rsidR="004E0F7F" w:rsidRPr="00CE7D97" w:rsidRDefault="004E0F7F" w:rsidP="00F261BF">
            <w:pPr>
              <w:jc w:val="center"/>
            </w:pPr>
            <w:r w:rsidRPr="00CE7D97">
              <w:t>ANSI B94.19, B212.5</w:t>
            </w:r>
          </w:p>
        </w:tc>
      </w:tr>
      <w:tr w:rsidR="004E0F7F" w:rsidRPr="00CE7D97" w14:paraId="6AC4FAFC" w14:textId="77777777" w:rsidTr="00F261BF">
        <w:trPr>
          <w:trHeight w:val="276"/>
        </w:trPr>
        <w:tc>
          <w:tcPr>
            <w:tcW w:w="2512" w:type="dxa"/>
            <w:noWrap/>
            <w:hideMark/>
          </w:tcPr>
          <w:p w14:paraId="49B1F478" w14:textId="77777777" w:rsidR="004E0F7F" w:rsidRPr="00CE7D97" w:rsidRDefault="004E0F7F" w:rsidP="00F261BF">
            <w:pPr>
              <w:jc w:val="center"/>
            </w:pPr>
            <w:r w:rsidRPr="00CE7D97">
              <w:rPr>
                <w:rtl/>
              </w:rPr>
              <w:t>מחזיקי כלים (</w:t>
            </w:r>
            <w:r w:rsidRPr="00CE7D97">
              <w:t>Tool</w:t>
            </w:r>
            <w:r w:rsidRPr="00CE7D97">
              <w:rPr>
                <w:rtl/>
              </w:rPr>
              <w:t xml:space="preserve"> </w:t>
            </w:r>
            <w:r w:rsidRPr="00CE7D97">
              <w:t>Holders</w:t>
            </w:r>
            <w:r w:rsidRPr="00CE7D97">
              <w:rPr>
                <w:rtl/>
              </w:rPr>
              <w:t>)</w:t>
            </w:r>
          </w:p>
        </w:tc>
        <w:tc>
          <w:tcPr>
            <w:tcW w:w="3447" w:type="dxa"/>
            <w:noWrap/>
            <w:hideMark/>
          </w:tcPr>
          <w:p w14:paraId="4AFC69B3" w14:textId="77777777" w:rsidR="004E0F7F" w:rsidRPr="00CE7D97" w:rsidRDefault="004E0F7F" w:rsidP="00F261BF">
            <w:pPr>
              <w:jc w:val="center"/>
              <w:rPr>
                <w:rtl/>
              </w:rPr>
            </w:pPr>
            <w:r w:rsidRPr="00CE7D97">
              <w:t>ISO 7388, ISO 15488, DIN 6499, DIN 69871</w:t>
            </w:r>
          </w:p>
        </w:tc>
        <w:tc>
          <w:tcPr>
            <w:tcW w:w="2337" w:type="dxa"/>
            <w:noWrap/>
            <w:hideMark/>
          </w:tcPr>
          <w:p w14:paraId="506FC427" w14:textId="77777777" w:rsidR="004E0F7F" w:rsidRPr="00CE7D97" w:rsidRDefault="004E0F7F" w:rsidP="00F261BF">
            <w:pPr>
              <w:jc w:val="center"/>
            </w:pPr>
            <w:r w:rsidRPr="00CE7D97">
              <w:t>ASME B5.50</w:t>
            </w:r>
          </w:p>
        </w:tc>
      </w:tr>
      <w:tr w:rsidR="004E0F7F" w:rsidRPr="00CE7D97" w14:paraId="1157476F" w14:textId="77777777" w:rsidTr="00F261BF">
        <w:trPr>
          <w:trHeight w:val="276"/>
        </w:trPr>
        <w:tc>
          <w:tcPr>
            <w:tcW w:w="2512" w:type="dxa"/>
            <w:noWrap/>
            <w:hideMark/>
          </w:tcPr>
          <w:p w14:paraId="21DD8830" w14:textId="77777777" w:rsidR="004E0F7F" w:rsidRPr="00CE7D97" w:rsidRDefault="004E0F7F" w:rsidP="00F261BF">
            <w:pPr>
              <w:jc w:val="center"/>
            </w:pPr>
            <w:r w:rsidRPr="00CE7D97">
              <w:rPr>
                <w:rtl/>
              </w:rPr>
              <w:lastRenderedPageBreak/>
              <w:t>איזון לכלים מסתובבים</w:t>
            </w:r>
          </w:p>
        </w:tc>
        <w:tc>
          <w:tcPr>
            <w:tcW w:w="3447" w:type="dxa"/>
            <w:noWrap/>
            <w:hideMark/>
          </w:tcPr>
          <w:p w14:paraId="4ABE6FFB" w14:textId="77777777" w:rsidR="004E0F7F" w:rsidRPr="00CE7D97" w:rsidRDefault="004E0F7F" w:rsidP="00F261BF">
            <w:pPr>
              <w:jc w:val="center"/>
              <w:rPr>
                <w:rtl/>
              </w:rPr>
            </w:pPr>
            <w:r w:rsidRPr="00CE7D97">
              <w:t>ISO 1940-1, ISO 16084</w:t>
            </w:r>
          </w:p>
        </w:tc>
        <w:tc>
          <w:tcPr>
            <w:tcW w:w="2337" w:type="dxa"/>
            <w:noWrap/>
            <w:hideMark/>
          </w:tcPr>
          <w:p w14:paraId="06DAC229" w14:textId="77777777" w:rsidR="004E0F7F" w:rsidRPr="00CE7D97" w:rsidRDefault="004E0F7F" w:rsidP="00F261BF">
            <w:pPr>
              <w:jc w:val="center"/>
            </w:pPr>
            <w:r w:rsidRPr="00CE7D97">
              <w:t>-</w:t>
            </w:r>
          </w:p>
        </w:tc>
      </w:tr>
      <w:tr w:rsidR="004E0F7F" w:rsidRPr="00CE7D97" w14:paraId="0667F363" w14:textId="77777777" w:rsidTr="00F261BF">
        <w:trPr>
          <w:trHeight w:val="276"/>
        </w:trPr>
        <w:tc>
          <w:tcPr>
            <w:tcW w:w="2512" w:type="dxa"/>
            <w:noWrap/>
            <w:hideMark/>
          </w:tcPr>
          <w:p w14:paraId="5C5C2B10" w14:textId="77777777" w:rsidR="004E0F7F" w:rsidRPr="00CE7D97" w:rsidRDefault="004E0F7F" w:rsidP="00F261BF">
            <w:pPr>
              <w:jc w:val="center"/>
            </w:pPr>
            <w:r w:rsidRPr="00CE7D97">
              <w:rPr>
                <w:rtl/>
              </w:rPr>
              <w:t>תיאור כלי ל-</w:t>
            </w:r>
            <w:r w:rsidRPr="00CE7D97">
              <w:t>CAD/CAM</w:t>
            </w:r>
          </w:p>
        </w:tc>
        <w:tc>
          <w:tcPr>
            <w:tcW w:w="3447" w:type="dxa"/>
            <w:noWrap/>
            <w:hideMark/>
          </w:tcPr>
          <w:p w14:paraId="56ECF86D" w14:textId="77777777" w:rsidR="004E0F7F" w:rsidRPr="00CE7D97" w:rsidRDefault="004E0F7F" w:rsidP="00F261BF">
            <w:pPr>
              <w:jc w:val="center"/>
              <w:rPr>
                <w:rtl/>
              </w:rPr>
            </w:pPr>
            <w:r w:rsidRPr="00CE7D97">
              <w:t>ISO 13399</w:t>
            </w:r>
          </w:p>
        </w:tc>
        <w:tc>
          <w:tcPr>
            <w:tcW w:w="2337" w:type="dxa"/>
            <w:noWrap/>
            <w:hideMark/>
          </w:tcPr>
          <w:p w14:paraId="5C0351DA" w14:textId="77777777" w:rsidR="004E0F7F" w:rsidRPr="00CE7D97" w:rsidRDefault="004E0F7F" w:rsidP="00F261BF">
            <w:pPr>
              <w:jc w:val="center"/>
            </w:pPr>
            <w:r w:rsidRPr="00CE7D97">
              <w:t>-</w:t>
            </w:r>
          </w:p>
        </w:tc>
      </w:tr>
      <w:tr w:rsidR="004E0F7F" w:rsidRPr="00CE7D97" w14:paraId="4281ABB0" w14:textId="77777777" w:rsidTr="00F261BF">
        <w:trPr>
          <w:trHeight w:val="276"/>
        </w:trPr>
        <w:tc>
          <w:tcPr>
            <w:tcW w:w="2512" w:type="dxa"/>
            <w:noWrap/>
            <w:hideMark/>
          </w:tcPr>
          <w:p w14:paraId="5CF0D29D" w14:textId="77777777" w:rsidR="004E0F7F" w:rsidRPr="00CE7D97" w:rsidRDefault="004E0F7F" w:rsidP="00F261BF">
            <w:pPr>
              <w:jc w:val="center"/>
            </w:pPr>
            <w:r w:rsidRPr="00CE7D97">
              <w:rPr>
                <w:rtl/>
              </w:rPr>
              <w:t>איכות יצרן</w:t>
            </w:r>
          </w:p>
        </w:tc>
        <w:tc>
          <w:tcPr>
            <w:tcW w:w="3447" w:type="dxa"/>
            <w:noWrap/>
            <w:hideMark/>
          </w:tcPr>
          <w:p w14:paraId="1DCCACF9" w14:textId="77777777" w:rsidR="004E0F7F" w:rsidRPr="00CE7D97" w:rsidRDefault="004E0F7F" w:rsidP="00F261BF">
            <w:pPr>
              <w:jc w:val="center"/>
              <w:rPr>
                <w:rtl/>
              </w:rPr>
            </w:pPr>
            <w:r w:rsidRPr="00CE7D97">
              <w:t>ISO AS 9100</w:t>
            </w:r>
          </w:p>
        </w:tc>
        <w:tc>
          <w:tcPr>
            <w:tcW w:w="2337" w:type="dxa"/>
            <w:noWrap/>
            <w:hideMark/>
          </w:tcPr>
          <w:p w14:paraId="5014A16D" w14:textId="77777777" w:rsidR="004E0F7F" w:rsidRPr="00CE7D97" w:rsidRDefault="004E0F7F" w:rsidP="00F261BF">
            <w:pPr>
              <w:jc w:val="center"/>
            </w:pPr>
            <w:r w:rsidRPr="00CE7D97">
              <w:t>-</w:t>
            </w:r>
          </w:p>
        </w:tc>
      </w:tr>
    </w:tbl>
    <w:p w14:paraId="03A457A8" w14:textId="77777777" w:rsidR="004E0F7F" w:rsidRPr="002E0096" w:rsidRDefault="004E0F7F" w:rsidP="004E0F7F">
      <w:pPr>
        <w:pStyle w:val="ab"/>
        <w:spacing w:line="276" w:lineRule="auto"/>
        <w:ind w:left="957"/>
        <w:rPr>
          <w:rFonts w:ascii="David" w:hAnsi="David"/>
          <w:b/>
          <w:bCs/>
          <w:sz w:val="24"/>
          <w:szCs w:val="24"/>
          <w:u w:val="single"/>
        </w:rPr>
      </w:pPr>
    </w:p>
    <w:p w14:paraId="52C37DE7" w14:textId="77777777" w:rsidR="004E0F7F" w:rsidRDefault="004E0F7F" w:rsidP="004E0F7F">
      <w:pPr>
        <w:pStyle w:val="ab"/>
        <w:numPr>
          <w:ilvl w:val="1"/>
          <w:numId w:val="21"/>
        </w:numPr>
        <w:spacing w:after="160" w:line="276" w:lineRule="auto"/>
        <w:rPr>
          <w:rFonts w:ascii="David" w:hAnsi="David"/>
          <w:b/>
          <w:bCs/>
          <w:sz w:val="24"/>
          <w:szCs w:val="24"/>
          <w:u w:val="single"/>
        </w:rPr>
      </w:pPr>
      <w:r w:rsidRPr="00DF5927">
        <w:rPr>
          <w:rFonts w:cs="Narkisim" w:hint="cs"/>
          <w:sz w:val="32"/>
          <w:rtl/>
        </w:rPr>
        <w:t xml:space="preserve">תקני מכונות לתפסניות, </w:t>
      </w:r>
      <w:r>
        <w:rPr>
          <w:rFonts w:cs="Narkisim" w:hint="cs"/>
          <w:sz w:val="32"/>
          <w:rtl/>
        </w:rPr>
        <w:t>כרסומות:</w:t>
      </w:r>
    </w:p>
    <w:tbl>
      <w:tblPr>
        <w:tblStyle w:val="a7"/>
        <w:bidiVisual/>
        <w:tblW w:w="0" w:type="auto"/>
        <w:tblInd w:w="957" w:type="dxa"/>
        <w:tblLook w:val="04A0" w:firstRow="1" w:lastRow="0" w:firstColumn="1" w:lastColumn="0" w:noHBand="0" w:noVBand="1"/>
      </w:tblPr>
      <w:tblGrid>
        <w:gridCol w:w="2507"/>
        <w:gridCol w:w="2522"/>
        <w:gridCol w:w="2310"/>
      </w:tblGrid>
      <w:tr w:rsidR="004E0F7F" w14:paraId="0DF85DA4" w14:textId="77777777" w:rsidTr="00F261BF">
        <w:tc>
          <w:tcPr>
            <w:tcW w:w="2507" w:type="dxa"/>
            <w:vAlign w:val="center"/>
          </w:tcPr>
          <w:p w14:paraId="30C1F7C3" w14:textId="77777777" w:rsidR="004E0F7F" w:rsidRPr="00577C07" w:rsidRDefault="004E0F7F" w:rsidP="00F261BF">
            <w:pPr>
              <w:jc w:val="center"/>
              <w:rPr>
                <w:rtl/>
              </w:rPr>
            </w:pPr>
            <w:r w:rsidRPr="00577C07">
              <w:t>BT40</w:t>
            </w:r>
          </w:p>
        </w:tc>
        <w:tc>
          <w:tcPr>
            <w:tcW w:w="2522" w:type="dxa"/>
            <w:vAlign w:val="center"/>
          </w:tcPr>
          <w:p w14:paraId="1C4ABC73" w14:textId="77777777" w:rsidR="004E0F7F" w:rsidRPr="00577C07" w:rsidRDefault="004E0F7F" w:rsidP="00F261BF">
            <w:pPr>
              <w:jc w:val="center"/>
              <w:rPr>
                <w:rtl/>
              </w:rPr>
            </w:pPr>
            <w:r w:rsidRPr="00577C07">
              <w:rPr>
                <w:rFonts w:hint="cs"/>
              </w:rPr>
              <w:t>BT</w:t>
            </w:r>
            <w:r w:rsidRPr="00577C07">
              <w:t>32</w:t>
            </w:r>
          </w:p>
        </w:tc>
        <w:tc>
          <w:tcPr>
            <w:tcW w:w="2310" w:type="dxa"/>
            <w:vAlign w:val="center"/>
          </w:tcPr>
          <w:p w14:paraId="7A2C3BA0" w14:textId="77777777" w:rsidR="004E0F7F" w:rsidRPr="00577C07" w:rsidRDefault="004E0F7F" w:rsidP="00F261BF">
            <w:pPr>
              <w:jc w:val="center"/>
              <w:rPr>
                <w:rtl/>
              </w:rPr>
            </w:pPr>
            <w:r w:rsidRPr="00577C07">
              <w:rPr>
                <w:rFonts w:hint="cs"/>
              </w:rPr>
              <w:t>BT</w:t>
            </w:r>
            <w:r w:rsidRPr="00577C07">
              <w:t>50</w:t>
            </w:r>
          </w:p>
        </w:tc>
      </w:tr>
      <w:tr w:rsidR="004E0F7F" w14:paraId="284C2AEB" w14:textId="77777777" w:rsidTr="00F261BF">
        <w:tc>
          <w:tcPr>
            <w:tcW w:w="2507" w:type="dxa"/>
            <w:vAlign w:val="center"/>
          </w:tcPr>
          <w:p w14:paraId="0C2D2171" w14:textId="77777777" w:rsidR="004E0F7F" w:rsidRPr="003044E1" w:rsidRDefault="004E0F7F" w:rsidP="00F261BF">
            <w:pPr>
              <w:jc w:val="center"/>
              <w:rPr>
                <w:rtl/>
              </w:rPr>
            </w:pPr>
            <w:r w:rsidRPr="00CE7D97">
              <w:rPr>
                <w:rFonts w:hint="cs"/>
              </w:rPr>
              <w:t>HS</w:t>
            </w:r>
            <w:r w:rsidRPr="00CE7D97">
              <w:t>K</w:t>
            </w:r>
            <w:r>
              <w:t xml:space="preserve"> </w:t>
            </w:r>
            <w:r w:rsidRPr="00CE7D97">
              <w:t>63A</w:t>
            </w:r>
          </w:p>
        </w:tc>
        <w:tc>
          <w:tcPr>
            <w:tcW w:w="2522" w:type="dxa"/>
            <w:vAlign w:val="center"/>
          </w:tcPr>
          <w:p w14:paraId="3A689CC1" w14:textId="77777777" w:rsidR="004E0F7F" w:rsidRPr="00DC384E" w:rsidRDefault="004E0F7F" w:rsidP="00F261BF">
            <w:pPr>
              <w:jc w:val="center"/>
              <w:rPr>
                <w:rtl/>
              </w:rPr>
            </w:pPr>
            <w:r>
              <w:t>100</w:t>
            </w:r>
            <w:r>
              <w:rPr>
                <w:rFonts w:hint="cs"/>
                <w:rtl/>
              </w:rPr>
              <w:t xml:space="preserve"> </w:t>
            </w:r>
            <w:r w:rsidRPr="00CE7D97">
              <w:rPr>
                <w:rFonts w:hint="cs"/>
              </w:rPr>
              <w:t>HS</w:t>
            </w:r>
            <w:r w:rsidRPr="00CE7D97">
              <w:t>K</w:t>
            </w:r>
          </w:p>
        </w:tc>
        <w:tc>
          <w:tcPr>
            <w:tcW w:w="2310" w:type="dxa"/>
            <w:vAlign w:val="center"/>
          </w:tcPr>
          <w:p w14:paraId="5A527480" w14:textId="77777777" w:rsidR="004E0F7F" w:rsidRPr="00577C07" w:rsidRDefault="004E0F7F" w:rsidP="00F261BF">
            <w:pPr>
              <w:pStyle w:val="ab"/>
              <w:tabs>
                <w:tab w:val="center" w:pos="4153"/>
                <w:tab w:val="right" w:pos="8306"/>
              </w:tabs>
              <w:spacing w:line="276" w:lineRule="auto"/>
              <w:ind w:left="785"/>
              <w:jc w:val="center"/>
              <w:rPr>
                <w:rtl/>
              </w:rPr>
            </w:pPr>
          </w:p>
        </w:tc>
      </w:tr>
      <w:tr w:rsidR="004E0F7F" w14:paraId="0CCB86B8" w14:textId="77777777" w:rsidTr="00F261BF">
        <w:tc>
          <w:tcPr>
            <w:tcW w:w="2507" w:type="dxa"/>
            <w:vAlign w:val="center"/>
          </w:tcPr>
          <w:p w14:paraId="0D1739BD" w14:textId="77777777" w:rsidR="004E0F7F" w:rsidRPr="00CE7D97" w:rsidRDefault="004E0F7F" w:rsidP="00F261BF">
            <w:pPr>
              <w:jc w:val="center"/>
            </w:pPr>
            <w:r>
              <w:t>A1-6 /A2-6</w:t>
            </w:r>
          </w:p>
        </w:tc>
        <w:tc>
          <w:tcPr>
            <w:tcW w:w="2522" w:type="dxa"/>
            <w:vAlign w:val="center"/>
          </w:tcPr>
          <w:p w14:paraId="4F0EBC42" w14:textId="77777777" w:rsidR="004E0F7F" w:rsidRDefault="004E0F7F" w:rsidP="00F261BF">
            <w:pPr>
              <w:jc w:val="center"/>
            </w:pPr>
            <w:r>
              <w:t>ANSI B5.9</w:t>
            </w:r>
          </w:p>
        </w:tc>
        <w:tc>
          <w:tcPr>
            <w:tcW w:w="2310" w:type="dxa"/>
            <w:vAlign w:val="center"/>
          </w:tcPr>
          <w:p w14:paraId="03591D73" w14:textId="77777777" w:rsidR="004E0F7F" w:rsidRPr="003044E1" w:rsidRDefault="004E0F7F" w:rsidP="00F261BF">
            <w:pPr>
              <w:pStyle w:val="ab"/>
              <w:tabs>
                <w:tab w:val="center" w:pos="4153"/>
                <w:tab w:val="right" w:pos="8306"/>
              </w:tabs>
              <w:spacing w:line="276" w:lineRule="auto"/>
              <w:ind w:left="785"/>
              <w:jc w:val="center"/>
              <w:rPr>
                <w:rFonts w:cs="Narkisim"/>
                <w:sz w:val="24"/>
                <w:szCs w:val="18"/>
                <w:rtl/>
              </w:rPr>
            </w:pPr>
          </w:p>
        </w:tc>
      </w:tr>
    </w:tbl>
    <w:p w14:paraId="76FBEE52" w14:textId="77777777" w:rsidR="004E0F7F" w:rsidRDefault="004E0F7F" w:rsidP="004E0F7F">
      <w:pPr>
        <w:pStyle w:val="ab"/>
        <w:spacing w:line="276" w:lineRule="auto"/>
        <w:ind w:left="1712"/>
        <w:rPr>
          <w:rFonts w:ascii="David" w:hAnsi="David"/>
          <w:sz w:val="24"/>
          <w:szCs w:val="24"/>
          <w:rtl/>
        </w:rPr>
      </w:pPr>
    </w:p>
    <w:p w14:paraId="39F2C9CF" w14:textId="77777777" w:rsidR="004E0F7F" w:rsidRDefault="004E0F7F" w:rsidP="004E0F7F">
      <w:pPr>
        <w:pStyle w:val="ab"/>
        <w:spacing w:line="276" w:lineRule="auto"/>
        <w:ind w:left="957"/>
        <w:rPr>
          <w:rFonts w:ascii="David" w:hAnsi="David"/>
          <w:sz w:val="24"/>
          <w:szCs w:val="24"/>
        </w:rPr>
      </w:pPr>
    </w:p>
    <w:p w14:paraId="3234D428" w14:textId="77777777" w:rsidR="004E0F7F" w:rsidRDefault="004E0F7F" w:rsidP="004E0F7F">
      <w:pPr>
        <w:pStyle w:val="ab"/>
        <w:numPr>
          <w:ilvl w:val="0"/>
          <w:numId w:val="21"/>
        </w:numPr>
        <w:spacing w:after="160" w:line="276" w:lineRule="auto"/>
        <w:rPr>
          <w:rFonts w:ascii="David" w:hAnsi="David"/>
          <w:b/>
          <w:bCs/>
          <w:sz w:val="24"/>
          <w:szCs w:val="24"/>
          <w:u w:val="single"/>
        </w:rPr>
      </w:pPr>
      <w:r w:rsidRPr="009428E6">
        <w:rPr>
          <w:rFonts w:ascii="David" w:hAnsi="David" w:hint="cs"/>
          <w:b/>
          <w:bCs/>
          <w:sz w:val="24"/>
          <w:szCs w:val="24"/>
          <w:u w:val="single"/>
          <w:rtl/>
        </w:rPr>
        <w:t>קטלוגים</w:t>
      </w:r>
      <w:ins w:id="6" w:author="מש&quot;א 7000/נה&quot;י/נמו&quot;ר/רת&quot;ח חומרים וצב&quot;ם" w:date="2025-08-17T14:19:00Z">
        <w:r>
          <w:rPr>
            <w:rFonts w:ascii="David" w:hAnsi="David" w:hint="cs"/>
            <w:b/>
            <w:bCs/>
            <w:sz w:val="24"/>
            <w:szCs w:val="24"/>
            <w:u w:val="single"/>
            <w:rtl/>
          </w:rPr>
          <w:t xml:space="preserve"> ממוחשבים אינטרנטיים (גישה פתוחה)</w:t>
        </w:r>
      </w:ins>
    </w:p>
    <w:p w14:paraId="2FBBC0B9" w14:textId="77777777" w:rsidR="004E0F7F" w:rsidRDefault="004E0F7F" w:rsidP="004E0F7F">
      <w:pPr>
        <w:pStyle w:val="ab"/>
        <w:numPr>
          <w:ilvl w:val="1"/>
          <w:numId w:val="21"/>
        </w:numPr>
        <w:spacing w:after="160" w:line="276" w:lineRule="auto"/>
        <w:rPr>
          <w:rFonts w:ascii="David" w:hAnsi="David"/>
          <w:sz w:val="24"/>
          <w:szCs w:val="24"/>
        </w:rPr>
      </w:pPr>
      <w:r w:rsidRPr="009428E6">
        <w:rPr>
          <w:rFonts w:ascii="David" w:hAnsi="David" w:hint="cs"/>
          <w:sz w:val="24"/>
          <w:szCs w:val="24"/>
          <w:rtl/>
        </w:rPr>
        <w:t xml:space="preserve">באחריות הספק להקים עמוד אינטרנטי שישמש </w:t>
      </w:r>
      <w:r w:rsidRPr="009428E6">
        <w:rPr>
          <w:rFonts w:ascii="David" w:hAnsi="David" w:hint="cs"/>
          <w:b/>
          <w:bCs/>
          <w:sz w:val="24"/>
          <w:szCs w:val="24"/>
          <w:rtl/>
        </w:rPr>
        <w:t>קטלוג ממוחשב</w:t>
      </w:r>
      <w:r w:rsidRPr="009428E6">
        <w:rPr>
          <w:rFonts w:ascii="David" w:hAnsi="David" w:hint="cs"/>
          <w:sz w:val="24"/>
          <w:szCs w:val="24"/>
          <w:rtl/>
        </w:rPr>
        <w:t xml:space="preserve"> (התחברות באמצעות לינק</w:t>
      </w:r>
      <w:ins w:id="7" w:author="מש&quot;א 7000/מכללים/ב&quot;מ דגמים יצור והנצלה/מהנדס-לנדאו טל" w:date="2025-08-10T19:02:00Z">
        <w:r>
          <w:rPr>
            <w:rFonts w:ascii="David" w:hAnsi="David" w:hint="cs"/>
            <w:sz w:val="24"/>
            <w:szCs w:val="24"/>
            <w:rtl/>
          </w:rPr>
          <w:t>/כתובת</w:t>
        </w:r>
      </w:ins>
      <w:r w:rsidRPr="009428E6">
        <w:rPr>
          <w:rFonts w:ascii="David" w:hAnsi="David" w:hint="cs"/>
          <w:sz w:val="24"/>
          <w:szCs w:val="24"/>
          <w:rtl/>
        </w:rPr>
        <w:t xml:space="preserve">) </w:t>
      </w:r>
      <w:r>
        <w:rPr>
          <w:rFonts w:ascii="David" w:hAnsi="David" w:hint="cs"/>
          <w:sz w:val="24"/>
          <w:szCs w:val="24"/>
          <w:rtl/>
        </w:rPr>
        <w:t>וזאת עד 30 ימי עסקים מקבלת הודעת המשרד.</w:t>
      </w:r>
      <w:del w:id="8" w:author="מש&quot;א 7000/מכללים/ב&quot;מ דגמים יצור והנצלה/מהנדס-לנדאו טל" w:date="2025-08-10T19:02:00Z">
        <w:r w:rsidRPr="009428E6" w:rsidDel="000D0F75">
          <w:rPr>
            <w:rFonts w:ascii="David" w:hAnsi="David" w:hint="cs"/>
            <w:sz w:val="24"/>
            <w:szCs w:val="24"/>
            <w:rtl/>
          </w:rPr>
          <w:delText xml:space="preserve">ובנוסף יכין </w:delText>
        </w:r>
        <w:r w:rsidRPr="009428E6" w:rsidDel="000D0F75">
          <w:rPr>
            <w:rFonts w:ascii="David" w:hAnsi="David" w:hint="cs"/>
            <w:b/>
            <w:bCs/>
            <w:sz w:val="24"/>
            <w:szCs w:val="24"/>
            <w:rtl/>
          </w:rPr>
          <w:delText>קטלוג דיגיטלי מודפס</w:delText>
        </w:r>
        <w:r w:rsidRPr="009428E6" w:rsidDel="000D0F75">
          <w:rPr>
            <w:rFonts w:ascii="David" w:hAnsi="David" w:hint="cs"/>
            <w:sz w:val="24"/>
            <w:szCs w:val="24"/>
            <w:rtl/>
          </w:rPr>
          <w:delText xml:space="preserve"> עבור הפריטים וזאת תוך 30 ימי עסקים מקבלת ההסכם.</w:delText>
        </w:r>
      </w:del>
      <w:ins w:id="9" w:author="מש&quot;א 7000/מכללים/ב&quot;מ דגמים יצור והנצלה/מהנדס-לנדאו טל" w:date="2025-08-10T19:02:00Z">
        <w:r>
          <w:rPr>
            <w:rFonts w:ascii="David" w:hAnsi="David" w:hint="cs"/>
            <w:sz w:val="24"/>
            <w:szCs w:val="24"/>
            <w:rtl/>
          </w:rPr>
          <w:t>.</w:t>
        </w:r>
      </w:ins>
    </w:p>
    <w:p w14:paraId="50DD49E7" w14:textId="77777777" w:rsidR="004E0F7F" w:rsidRPr="00485BD8"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הקטלוג הדיגיטאלי </w:t>
      </w:r>
      <w:del w:id="10" w:author="מש&quot;א 7000/מכללים/ב&quot;מ דגמים יצור והנצלה/מהנדס-לנדאו טל" w:date="2025-08-10T19:02:00Z">
        <w:r w:rsidRPr="00485BD8" w:rsidDel="000D0F75">
          <w:rPr>
            <w:rFonts w:ascii="David" w:hAnsi="David" w:hint="cs"/>
            <w:strike/>
            <w:sz w:val="24"/>
            <w:szCs w:val="24"/>
            <w:rtl/>
          </w:rPr>
          <w:delText xml:space="preserve">והמודפס </w:delText>
        </w:r>
      </w:del>
      <w:del w:id="11" w:author="מש&quot;א 7000/מכללים/ב&quot;מ דגמים יצור והנצלה/מהנדס-לנדאו טל" w:date="2025-08-10T19:07:00Z">
        <w:r w:rsidRPr="00485BD8" w:rsidDel="009D0CBA">
          <w:rPr>
            <w:rFonts w:ascii="David" w:hAnsi="David" w:hint="cs"/>
            <w:strike/>
            <w:sz w:val="24"/>
            <w:szCs w:val="24"/>
            <w:rtl/>
          </w:rPr>
          <w:delText>יציין הספק את זמני הפעילות באתרו (כמפורט בסעיף 3.8 במסמך זה) ורפטי אנשי הקשר כולל טלפון משרדי וטלפון נייד.</w:delText>
        </w:r>
      </w:del>
      <w:ins w:id="12" w:author="מש&quot;א 7000/מכללים/ב&quot;מ דגמים יצור והנצלה/מהנדס-לנדאו טל" w:date="2025-08-10T19:07:00Z">
        <w:r w:rsidRPr="00485BD8">
          <w:rPr>
            <w:rFonts w:ascii="David" w:hAnsi="David" w:hint="cs"/>
            <w:strike/>
            <w:sz w:val="24"/>
            <w:szCs w:val="24"/>
            <w:rtl/>
          </w:rPr>
          <w:t>יהיה כל דרכי יצירת הקשר מול הספק</w:t>
        </w:r>
      </w:ins>
      <w:ins w:id="13" w:author="מש&quot;א 7000/מכללים/ב&quot;מ דגמים יצור והנצלה/מהנדס-לנדאו טל" w:date="2025-08-10T19:08:00Z">
        <w:r w:rsidRPr="00485BD8">
          <w:rPr>
            <w:rFonts w:ascii="David" w:hAnsi="David" w:hint="cs"/>
            <w:strike/>
            <w:sz w:val="24"/>
            <w:szCs w:val="24"/>
            <w:rtl/>
          </w:rPr>
          <w:t xml:space="preserve">, לגורמים </w:t>
        </w:r>
      </w:ins>
      <w:r w:rsidRPr="00485BD8">
        <w:rPr>
          <w:rFonts w:ascii="David" w:hAnsi="David" w:hint="cs"/>
          <w:strike/>
          <w:sz w:val="24"/>
          <w:szCs w:val="24"/>
          <w:rtl/>
        </w:rPr>
        <w:t>הרלוונטיי</w:t>
      </w:r>
      <w:r w:rsidRPr="00485BD8">
        <w:rPr>
          <w:rFonts w:ascii="David" w:hAnsi="David" w:hint="eastAsia"/>
          <w:strike/>
          <w:sz w:val="24"/>
          <w:szCs w:val="24"/>
          <w:rtl/>
        </w:rPr>
        <w:t>ם</w:t>
      </w:r>
      <w:ins w:id="14" w:author="מש&quot;א 7000/מכללים/ב&quot;מ דגמים יצור והנצלה/מהנדס-לנדאו טל" w:date="2025-08-10T19:08:00Z">
        <w:r w:rsidRPr="00485BD8">
          <w:rPr>
            <w:rFonts w:ascii="David" w:hAnsi="David" w:hint="cs"/>
            <w:strike/>
            <w:sz w:val="24"/>
            <w:szCs w:val="24"/>
            <w:rtl/>
          </w:rPr>
          <w:t xml:space="preserve"> (מכירות/טכני)</w:t>
        </w:r>
      </w:ins>
      <w:r>
        <w:rPr>
          <w:rFonts w:ascii="David" w:hAnsi="David" w:hint="cs"/>
          <w:strike/>
          <w:sz w:val="24"/>
          <w:szCs w:val="24"/>
          <w:rtl/>
        </w:rPr>
        <w:t xml:space="preserve"> </w:t>
      </w:r>
      <w:r w:rsidRPr="00485BD8">
        <w:rPr>
          <w:rFonts w:ascii="David" w:hAnsi="David" w:hint="cs"/>
          <w:sz w:val="24"/>
          <w:szCs w:val="24"/>
          <w:rtl/>
        </w:rPr>
        <w:t xml:space="preserve">יכיל את כלל </w:t>
      </w:r>
      <w:r>
        <w:rPr>
          <w:rFonts w:ascii="David" w:hAnsi="David" w:hint="cs"/>
          <w:sz w:val="24"/>
          <w:szCs w:val="24"/>
          <w:rtl/>
        </w:rPr>
        <w:t>ה</w:t>
      </w:r>
      <w:r w:rsidRPr="00485BD8">
        <w:rPr>
          <w:rFonts w:ascii="David" w:hAnsi="David" w:hint="cs"/>
          <w:sz w:val="24"/>
          <w:szCs w:val="24"/>
          <w:rtl/>
        </w:rPr>
        <w:t>פריטי</w:t>
      </w:r>
      <w:r>
        <w:rPr>
          <w:rFonts w:ascii="David" w:hAnsi="David" w:hint="cs"/>
          <w:sz w:val="24"/>
          <w:szCs w:val="24"/>
          <w:rtl/>
        </w:rPr>
        <w:t>ם</w:t>
      </w:r>
      <w:r w:rsidRPr="00485BD8">
        <w:rPr>
          <w:rFonts w:ascii="David" w:hAnsi="David" w:hint="cs"/>
          <w:sz w:val="24"/>
          <w:szCs w:val="24"/>
          <w:rtl/>
        </w:rPr>
        <w:t xml:space="preserve"> </w:t>
      </w:r>
      <w:r>
        <w:rPr>
          <w:rFonts w:ascii="David" w:hAnsi="David" w:hint="cs"/>
          <w:sz w:val="24"/>
          <w:szCs w:val="24"/>
          <w:rtl/>
        </w:rPr>
        <w:t>שאושרו לאספקה במסגרת ההתקשרות (כמפורט בהמשך) ,שם הספק כולל כתובת מספרי טלפון בחברה ומספר פקס ,טלפונים ושמות אנשי הקשר שם וטלפון של האיש קשר הטכני .</w:t>
      </w:r>
    </w:p>
    <w:p w14:paraId="546914CF" w14:textId="77777777" w:rsidR="004E0F7F" w:rsidRDefault="004E0F7F" w:rsidP="004E0F7F">
      <w:pPr>
        <w:numPr>
          <w:ilvl w:val="1"/>
          <w:numId w:val="21"/>
        </w:numPr>
        <w:jc w:val="both"/>
        <w:rPr>
          <w:rFonts w:ascii="David" w:hAnsi="David"/>
          <w:sz w:val="24"/>
          <w:szCs w:val="24"/>
        </w:rPr>
      </w:pPr>
      <w:r>
        <w:rPr>
          <w:rFonts w:ascii="David" w:hAnsi="David" w:hint="cs"/>
          <w:sz w:val="24"/>
          <w:szCs w:val="24"/>
          <w:rtl/>
        </w:rPr>
        <w:t>ה</w:t>
      </w:r>
      <w:r w:rsidRPr="0019152F">
        <w:rPr>
          <w:rFonts w:ascii="David" w:hAnsi="David" w:hint="cs"/>
          <w:b/>
          <w:bCs/>
          <w:sz w:val="24"/>
          <w:szCs w:val="24"/>
          <w:rtl/>
        </w:rPr>
        <w:t>קטלוג ממוחשב</w:t>
      </w:r>
      <w:r w:rsidRPr="0019152F">
        <w:rPr>
          <w:rFonts w:ascii="David" w:hAnsi="David" w:hint="cs"/>
          <w:sz w:val="24"/>
          <w:szCs w:val="24"/>
          <w:rtl/>
        </w:rPr>
        <w:t xml:space="preserve"> </w:t>
      </w:r>
      <w:r>
        <w:rPr>
          <w:rFonts w:ascii="David" w:hAnsi="David" w:hint="cs"/>
          <w:sz w:val="24"/>
          <w:szCs w:val="24"/>
          <w:rtl/>
        </w:rPr>
        <w:t>-</w:t>
      </w:r>
    </w:p>
    <w:p w14:paraId="5E5026A2" w14:textId="77777777" w:rsidR="004E0F7F" w:rsidRDefault="004E0F7F" w:rsidP="004E0F7F">
      <w:pPr>
        <w:pStyle w:val="ab"/>
        <w:numPr>
          <w:ilvl w:val="2"/>
          <w:numId w:val="21"/>
        </w:numPr>
        <w:jc w:val="both"/>
        <w:rPr>
          <w:rFonts w:ascii="David" w:hAnsi="David"/>
          <w:sz w:val="24"/>
          <w:szCs w:val="24"/>
        </w:rPr>
      </w:pPr>
      <w:r w:rsidRPr="00910ED6">
        <w:rPr>
          <w:rFonts w:ascii="David" w:hAnsi="David" w:hint="cs"/>
          <w:b/>
          <w:bCs/>
          <w:sz w:val="24"/>
          <w:szCs w:val="24"/>
          <w:rtl/>
        </w:rPr>
        <w:t>חיפוש בקטלוג לפי  נתוני קלט</w:t>
      </w:r>
      <w:r>
        <w:rPr>
          <w:rFonts w:ascii="David" w:hAnsi="David" w:hint="cs"/>
          <w:sz w:val="24"/>
          <w:szCs w:val="24"/>
          <w:rtl/>
        </w:rPr>
        <w:t xml:space="preserve"> : </w:t>
      </w:r>
      <w:r w:rsidRPr="00910ED6">
        <w:rPr>
          <w:rFonts w:ascii="David" w:hAnsi="David" w:hint="cs"/>
          <w:sz w:val="24"/>
          <w:szCs w:val="24"/>
          <w:rtl/>
        </w:rPr>
        <w:t>ביצוע חיפוש של הכלי בהתאם לפרמטרים כגון :שם בעיברית/אנגלית (בהתאם לרשום בקטלוג המרק"ט) ,מספר ספק, וכל פרמטר חיפוש שיקל על המשתמש במציאת הכלי  בקטלוג .</w:t>
      </w:r>
    </w:p>
    <w:p w14:paraId="43E70219" w14:textId="77777777" w:rsidR="004E0F7F" w:rsidRDefault="004E0F7F" w:rsidP="004E0F7F">
      <w:pPr>
        <w:pStyle w:val="ab"/>
        <w:numPr>
          <w:ilvl w:val="2"/>
          <w:numId w:val="21"/>
        </w:numPr>
        <w:jc w:val="both"/>
        <w:rPr>
          <w:rFonts w:ascii="David" w:hAnsi="David"/>
          <w:b/>
          <w:bCs/>
          <w:sz w:val="24"/>
          <w:szCs w:val="24"/>
        </w:rPr>
      </w:pPr>
      <w:r w:rsidRPr="00910ED6">
        <w:rPr>
          <w:rFonts w:ascii="David" w:hAnsi="David" w:hint="cs"/>
          <w:b/>
          <w:bCs/>
          <w:sz w:val="24"/>
          <w:szCs w:val="24"/>
          <w:rtl/>
        </w:rPr>
        <w:t>תמונות ומידע :</w:t>
      </w:r>
    </w:p>
    <w:p w14:paraId="10484C7B" w14:textId="77777777" w:rsidR="004E0F7F" w:rsidRPr="00910ED6" w:rsidRDefault="004E0F7F" w:rsidP="004E0F7F">
      <w:pPr>
        <w:pStyle w:val="ab"/>
        <w:numPr>
          <w:ilvl w:val="2"/>
          <w:numId w:val="21"/>
        </w:numPr>
        <w:jc w:val="both"/>
        <w:rPr>
          <w:rFonts w:ascii="David" w:hAnsi="David"/>
          <w:b/>
          <w:bCs/>
          <w:sz w:val="24"/>
          <w:szCs w:val="24"/>
        </w:rPr>
      </w:pPr>
      <w:r w:rsidRPr="00910ED6">
        <w:rPr>
          <w:rFonts w:ascii="David" w:hAnsi="David" w:hint="cs"/>
          <w:sz w:val="24"/>
          <w:szCs w:val="24"/>
          <w:rtl/>
        </w:rPr>
        <w:t xml:space="preserve">התמונה תיהייה צבעונית בגודל לא פחות מ </w:t>
      </w:r>
      <w:commentRangeStart w:id="15"/>
      <w:r w:rsidRPr="00910ED6">
        <w:rPr>
          <w:rFonts w:ascii="David" w:hAnsi="David" w:hint="cs"/>
          <w:sz w:val="24"/>
          <w:szCs w:val="24"/>
          <w:rtl/>
        </w:rPr>
        <w:t>20</w:t>
      </w:r>
      <w:r w:rsidRPr="00910ED6">
        <w:rPr>
          <w:rFonts w:ascii="David" w:hAnsi="David" w:hint="cs"/>
          <w:sz w:val="24"/>
          <w:szCs w:val="24"/>
        </w:rPr>
        <w:t>X</w:t>
      </w:r>
      <w:r w:rsidRPr="00910ED6">
        <w:rPr>
          <w:rFonts w:ascii="David" w:hAnsi="David" w:hint="cs"/>
          <w:sz w:val="24"/>
          <w:szCs w:val="24"/>
          <w:rtl/>
        </w:rPr>
        <w:t xml:space="preserve">20 ס"מ </w:t>
      </w:r>
      <w:commentRangeEnd w:id="15"/>
      <w:r>
        <w:rPr>
          <w:rStyle w:val="ad"/>
          <w:rtl/>
        </w:rPr>
        <w:commentReference w:id="15"/>
      </w:r>
      <w:r w:rsidRPr="00910ED6">
        <w:rPr>
          <w:rFonts w:ascii="David" w:hAnsi="David" w:hint="cs"/>
          <w:sz w:val="24"/>
          <w:szCs w:val="24"/>
          <w:rtl/>
        </w:rPr>
        <w:t>בה יראה הכלי בצורה ברורה ואם נדרש יצו</w:t>
      </w:r>
      <w:r>
        <w:rPr>
          <w:rFonts w:ascii="David" w:hAnsi="David" w:hint="cs"/>
          <w:sz w:val="24"/>
          <w:szCs w:val="24"/>
          <w:rtl/>
        </w:rPr>
        <w:t>ל</w:t>
      </w:r>
      <w:r w:rsidRPr="00910ED6">
        <w:rPr>
          <w:rFonts w:ascii="David" w:hAnsi="David" w:hint="cs"/>
          <w:sz w:val="24"/>
          <w:szCs w:val="24"/>
          <w:rtl/>
        </w:rPr>
        <w:t>ם מזויות שונות שימחישו את צורתו.</w:t>
      </w:r>
    </w:p>
    <w:p w14:paraId="40AAC487" w14:textId="77777777" w:rsidR="004E0F7F" w:rsidRPr="007405BB" w:rsidRDefault="004E0F7F" w:rsidP="004E0F7F">
      <w:pPr>
        <w:pStyle w:val="ab"/>
        <w:numPr>
          <w:ilvl w:val="2"/>
          <w:numId w:val="21"/>
        </w:numPr>
        <w:jc w:val="both"/>
        <w:rPr>
          <w:rFonts w:ascii="David" w:hAnsi="David"/>
          <w:strike/>
          <w:sz w:val="24"/>
          <w:szCs w:val="24"/>
        </w:rPr>
      </w:pPr>
      <w:r>
        <w:rPr>
          <w:rFonts w:ascii="David" w:hAnsi="David" w:hint="cs"/>
          <w:sz w:val="24"/>
          <w:szCs w:val="24"/>
          <w:rtl/>
        </w:rPr>
        <w:t xml:space="preserve">בכל תמונה ירשם </w:t>
      </w:r>
      <w:r w:rsidRPr="007405BB">
        <w:rPr>
          <w:rFonts w:ascii="David" w:hAnsi="David" w:hint="cs"/>
          <w:sz w:val="24"/>
          <w:szCs w:val="24"/>
          <w:rtl/>
        </w:rPr>
        <w:t xml:space="preserve">הסבר </w:t>
      </w:r>
      <w:r>
        <w:rPr>
          <w:rFonts w:ascii="David" w:hAnsi="David" w:hint="cs"/>
          <w:sz w:val="24"/>
          <w:szCs w:val="24"/>
          <w:rtl/>
        </w:rPr>
        <w:t xml:space="preserve">מפורט שיכלול לכל הפחות את כלל המידע הנדרש למשתמש בתיפעול ושימוש בכלי כגון: </w:t>
      </w:r>
      <w:r w:rsidRPr="007405BB">
        <w:rPr>
          <w:rFonts w:ascii="David" w:hAnsi="David" w:hint="cs"/>
          <w:strike/>
          <w:sz w:val="24"/>
          <w:szCs w:val="24"/>
          <w:rtl/>
        </w:rPr>
        <w:t>האינפורמציה שיש לכלי, וכלל השימושים שניתן לבצע עם הכלי</w:t>
      </w:r>
      <w:r w:rsidRPr="007405BB">
        <w:rPr>
          <w:rFonts w:ascii="David" w:hAnsi="David" w:hint="cs"/>
          <w:sz w:val="24"/>
          <w:szCs w:val="24"/>
          <w:rtl/>
        </w:rPr>
        <w:t xml:space="preserve">, </w:t>
      </w:r>
      <w:r w:rsidRPr="007405BB">
        <w:rPr>
          <w:rFonts w:ascii="David" w:hAnsi="David" w:hint="cs"/>
          <w:strike/>
          <w:sz w:val="24"/>
          <w:szCs w:val="24"/>
          <w:rtl/>
        </w:rPr>
        <w:t>יכולת ההתאמה שלו</w:t>
      </w:r>
      <w:r w:rsidRPr="007405BB">
        <w:rPr>
          <w:rFonts w:ascii="David" w:hAnsi="David" w:hint="cs"/>
          <w:sz w:val="24"/>
          <w:szCs w:val="24"/>
          <w:rtl/>
        </w:rPr>
        <w:t xml:space="preserve"> </w:t>
      </w:r>
      <w:r>
        <w:rPr>
          <w:rFonts w:ascii="David" w:hAnsi="David" w:hint="cs"/>
          <w:sz w:val="24"/>
          <w:szCs w:val="24"/>
          <w:rtl/>
        </w:rPr>
        <w:t xml:space="preserve">התאמתו </w:t>
      </w:r>
      <w:r w:rsidRPr="007405BB">
        <w:rPr>
          <w:rFonts w:ascii="David" w:hAnsi="David" w:hint="cs"/>
          <w:sz w:val="24"/>
          <w:szCs w:val="24"/>
          <w:rtl/>
        </w:rPr>
        <w:t xml:space="preserve">לבקרה ושפת התכנות במכונה, </w:t>
      </w:r>
      <w:r>
        <w:rPr>
          <w:rFonts w:ascii="David" w:hAnsi="David" w:hint="cs"/>
          <w:sz w:val="24"/>
          <w:szCs w:val="24"/>
          <w:rtl/>
        </w:rPr>
        <w:t>נתוני</w:t>
      </w:r>
      <w:r w:rsidRPr="007405BB">
        <w:rPr>
          <w:rFonts w:ascii="David" w:hAnsi="David" w:hint="cs"/>
          <w:sz w:val="24"/>
          <w:szCs w:val="24"/>
          <w:rtl/>
        </w:rPr>
        <w:t xml:space="preserve"> השחיקה </w:t>
      </w:r>
      <w:r>
        <w:rPr>
          <w:rFonts w:ascii="David" w:hAnsi="David" w:hint="cs"/>
          <w:sz w:val="24"/>
          <w:szCs w:val="24"/>
          <w:rtl/>
        </w:rPr>
        <w:t>,</w:t>
      </w:r>
      <w:r w:rsidRPr="007405BB">
        <w:rPr>
          <w:rFonts w:ascii="David" w:hAnsi="David" w:hint="cs"/>
          <w:sz w:val="24"/>
          <w:szCs w:val="24"/>
          <w:rtl/>
        </w:rPr>
        <w:t xml:space="preserve"> עמידות </w:t>
      </w:r>
      <w:r>
        <w:rPr>
          <w:rFonts w:ascii="David" w:hAnsi="David" w:hint="cs"/>
          <w:sz w:val="24"/>
          <w:szCs w:val="24"/>
          <w:rtl/>
        </w:rPr>
        <w:t>וחוזק בתפעול</w:t>
      </w:r>
      <w:r w:rsidRPr="007405BB">
        <w:rPr>
          <w:rFonts w:ascii="David" w:hAnsi="David" w:hint="cs"/>
          <w:strike/>
          <w:sz w:val="24"/>
          <w:szCs w:val="24"/>
          <w:rtl/>
        </w:rPr>
        <w:t>שלו לצורך ביצוע משימה</w:t>
      </w:r>
      <w:r>
        <w:rPr>
          <w:rFonts w:ascii="David" w:hAnsi="David" w:hint="cs"/>
          <w:strike/>
          <w:sz w:val="24"/>
          <w:szCs w:val="24"/>
          <w:rtl/>
        </w:rPr>
        <w:t>,</w:t>
      </w:r>
      <w:r w:rsidRPr="00F33E93">
        <w:rPr>
          <w:rFonts w:ascii="David" w:hAnsi="David" w:hint="cs"/>
          <w:sz w:val="24"/>
          <w:szCs w:val="24"/>
          <w:rtl/>
        </w:rPr>
        <w:t xml:space="preserve"> </w:t>
      </w:r>
      <w:r w:rsidRPr="0019152F">
        <w:rPr>
          <w:rFonts w:ascii="David" w:hAnsi="David" w:hint="cs"/>
          <w:sz w:val="24"/>
          <w:szCs w:val="24"/>
          <w:rtl/>
        </w:rPr>
        <w:t>קוד הפעלה של הכלי</w:t>
      </w:r>
      <w:r>
        <w:rPr>
          <w:rFonts w:ascii="David" w:hAnsi="David" w:hint="cs"/>
          <w:sz w:val="24"/>
          <w:szCs w:val="24"/>
          <w:rtl/>
        </w:rPr>
        <w:t xml:space="preserve"> לכל הבקרים,מידות בהם ניתן להזמין את הכלי , חומרים וציפוי, מחיר עדכני כולל מע"מ</w:t>
      </w:r>
    </w:p>
    <w:p w14:paraId="72425192" w14:textId="77777777" w:rsidR="004E0F7F" w:rsidRPr="00F33E93" w:rsidRDefault="004E0F7F" w:rsidP="004E0F7F">
      <w:pPr>
        <w:spacing w:line="276" w:lineRule="auto"/>
        <w:ind w:left="1712"/>
        <w:jc w:val="both"/>
        <w:rPr>
          <w:rFonts w:ascii="David" w:hAnsi="David"/>
          <w:strike/>
          <w:sz w:val="24"/>
          <w:szCs w:val="24"/>
        </w:rPr>
      </w:pPr>
      <w:commentRangeStart w:id="16"/>
      <w:r w:rsidRPr="00F33E93">
        <w:rPr>
          <w:rFonts w:ascii="David" w:hAnsi="David" w:hint="cs"/>
          <w:strike/>
          <w:sz w:val="24"/>
          <w:szCs w:val="24"/>
          <w:rtl/>
        </w:rPr>
        <w:t>הכלי הדיגיטאלי יהיה במאגר חכם שיהיה ניתן לקשרו/להעתיק כספרייה  לכלי תיב"מ, יכולות חיפוש מתקדמות לפי פרמטרים שונים.</w:t>
      </w:r>
      <w:commentRangeEnd w:id="16"/>
      <w:r>
        <w:rPr>
          <w:rStyle w:val="ad"/>
          <w:rtl/>
        </w:rPr>
        <w:commentReference w:id="16"/>
      </w:r>
    </w:p>
    <w:p w14:paraId="754048C5" w14:textId="77777777" w:rsidR="004E0F7F" w:rsidRPr="00822FDB" w:rsidRDefault="004E0F7F" w:rsidP="004E0F7F">
      <w:pPr>
        <w:spacing w:line="276" w:lineRule="auto"/>
        <w:rPr>
          <w:rFonts w:ascii="David" w:hAnsi="David"/>
          <w:sz w:val="24"/>
          <w:szCs w:val="24"/>
        </w:rPr>
      </w:pPr>
      <w:r>
        <w:rPr>
          <w:rFonts w:ascii="David" w:hAnsi="David" w:hint="cs"/>
          <w:sz w:val="24"/>
          <w:szCs w:val="24"/>
          <w:rtl/>
        </w:rPr>
        <w:t xml:space="preserve">                                </w:t>
      </w:r>
      <w:commentRangeStart w:id="17"/>
      <w:r w:rsidRPr="00822FDB">
        <w:rPr>
          <w:rFonts w:ascii="David" w:hAnsi="David" w:hint="cs"/>
          <w:sz w:val="24"/>
          <w:szCs w:val="24"/>
          <w:rtl/>
        </w:rPr>
        <w:t xml:space="preserve">קובץ תיב"מ של הכלי להתקנה בספריה של התיב"מ כולל פרמטרים (לכלים </w:t>
      </w:r>
      <w:r>
        <w:rPr>
          <w:rFonts w:ascii="David" w:hAnsi="David" w:hint="cs"/>
          <w:sz w:val="24"/>
          <w:szCs w:val="24"/>
          <w:rtl/>
        </w:rPr>
        <w:t xml:space="preserve">                              </w:t>
      </w:r>
      <w:r w:rsidRPr="00822FDB">
        <w:rPr>
          <w:rFonts w:ascii="David" w:hAnsi="David" w:hint="cs"/>
          <w:sz w:val="24"/>
          <w:szCs w:val="24"/>
          <w:rtl/>
        </w:rPr>
        <w:t>רלוונטיי</w:t>
      </w:r>
      <w:r w:rsidRPr="00822FDB">
        <w:rPr>
          <w:rFonts w:ascii="David" w:hAnsi="David" w:hint="eastAsia"/>
          <w:sz w:val="24"/>
          <w:szCs w:val="24"/>
          <w:rtl/>
        </w:rPr>
        <w:t>ם</w:t>
      </w:r>
      <w:r w:rsidRPr="00822FDB">
        <w:rPr>
          <w:rFonts w:ascii="David" w:hAnsi="David" w:hint="cs"/>
          <w:sz w:val="24"/>
          <w:szCs w:val="24"/>
          <w:rtl/>
        </w:rPr>
        <w:t xml:space="preserve">), </w:t>
      </w:r>
      <w:r w:rsidRPr="00822FDB">
        <w:rPr>
          <w:rFonts w:ascii="David" w:hAnsi="David" w:hint="cs"/>
          <w:strike/>
          <w:sz w:val="24"/>
          <w:szCs w:val="24"/>
          <w:rtl/>
        </w:rPr>
        <w:t>שיכלול את כלל המידות,</w:t>
      </w:r>
      <w:r w:rsidRPr="00822FDB">
        <w:rPr>
          <w:rFonts w:ascii="David" w:hAnsi="David" w:hint="cs"/>
          <w:sz w:val="24"/>
          <w:szCs w:val="24"/>
          <w:rtl/>
        </w:rPr>
        <w:t xml:space="preserve"> </w:t>
      </w:r>
      <w:commentRangeEnd w:id="17"/>
      <w:r>
        <w:rPr>
          <w:rStyle w:val="ad"/>
          <w:rtl/>
        </w:rPr>
        <w:commentReference w:id="17"/>
      </w:r>
    </w:p>
    <w:p w14:paraId="3E349BC9"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לאחר הקמת הקטלוג הדיגיטאלית, באחריות הספק להעבירו לאישור  הגוף הדורש.</w:t>
      </w:r>
    </w:p>
    <w:p w14:paraId="03494F5B" w14:textId="77777777" w:rsidR="004E0F7F" w:rsidRDefault="004E0F7F" w:rsidP="004E0F7F">
      <w:pPr>
        <w:pStyle w:val="ab"/>
        <w:numPr>
          <w:ilvl w:val="1"/>
          <w:numId w:val="21"/>
        </w:numPr>
        <w:spacing w:after="160" w:line="276" w:lineRule="auto"/>
        <w:rPr>
          <w:rFonts w:ascii="David" w:hAnsi="David"/>
          <w:sz w:val="24"/>
          <w:szCs w:val="24"/>
        </w:rPr>
      </w:pPr>
      <w:r w:rsidRPr="008E150A">
        <w:rPr>
          <w:rFonts w:ascii="David" w:hAnsi="David" w:hint="cs"/>
          <w:sz w:val="24"/>
          <w:szCs w:val="24"/>
          <w:rtl/>
        </w:rPr>
        <w:t xml:space="preserve">לאחר קבלת אישור בכתב מהגוף הדורש </w:t>
      </w:r>
      <w:r w:rsidRPr="00F33E93">
        <w:rPr>
          <w:rFonts w:ascii="David" w:hAnsi="David" w:hint="cs"/>
          <w:b/>
          <w:bCs/>
          <w:strike/>
          <w:sz w:val="24"/>
          <w:szCs w:val="24"/>
          <w:rtl/>
        </w:rPr>
        <w:t>המאשר את העמוד האינטרנטי</w:t>
      </w:r>
      <w:r w:rsidRPr="008E150A">
        <w:rPr>
          <w:rFonts w:ascii="David" w:hAnsi="David" w:hint="cs"/>
          <w:sz w:val="24"/>
          <w:szCs w:val="24"/>
          <w:rtl/>
        </w:rPr>
        <w:t xml:space="preserve"> יעביר הספק הגוף הדורש עד 3 ימי עסקים את הלינק שיועבר לכלל המשתמשים</w:t>
      </w:r>
      <w:r>
        <w:rPr>
          <w:rFonts w:ascii="David" w:hAnsi="David" w:hint="cs"/>
          <w:sz w:val="24"/>
          <w:szCs w:val="24"/>
          <w:rtl/>
        </w:rPr>
        <w:t>.</w:t>
      </w:r>
    </w:p>
    <w:p w14:paraId="2E7607AA"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rtl/>
        </w:rPr>
        <w:t xml:space="preserve">בנוסף לאתר באחריות </w:t>
      </w:r>
      <w:r w:rsidRPr="0001216A">
        <w:rPr>
          <w:rFonts w:ascii="David" w:hAnsi="David" w:hint="cs"/>
          <w:rtl/>
        </w:rPr>
        <w:t>ה​ס​פק​ י</w:t>
      </w:r>
      <w:r>
        <w:rPr>
          <w:rFonts w:ascii="David" w:hAnsi="David" w:hint="cs"/>
          <w:rtl/>
        </w:rPr>
        <w:t xml:space="preserve">להעביר </w:t>
      </w:r>
      <w:r w:rsidRPr="0001216A">
        <w:rPr>
          <w:rFonts w:ascii="David" w:hAnsi="David" w:hint="cs"/>
          <w:rtl/>
        </w:rPr>
        <w:t>ק​‌​ובץ ​‌​</w:t>
      </w:r>
      <w:r w:rsidRPr="0001216A">
        <w:rPr>
          <w:rFonts w:ascii="David" w:hAnsi="David" w:hint="cs"/>
        </w:rPr>
        <w:t>ΡDF</w:t>
      </w:r>
      <w:r w:rsidRPr="0001216A">
        <w:rPr>
          <w:rFonts w:ascii="David" w:hAnsi="David" w:hint="cs"/>
          <w:rtl/>
        </w:rPr>
        <w:t xml:space="preserve"> של‌​‌​ הק​ט‌לוג הדיגיטלי</w:t>
      </w:r>
      <w:r>
        <w:rPr>
          <w:rFonts w:ascii="David" w:hAnsi="David" w:hint="cs"/>
          <w:sz w:val="24"/>
          <w:szCs w:val="24"/>
          <w:rtl/>
        </w:rPr>
        <w:t xml:space="preserve"> לגוף הדורש.</w:t>
      </w:r>
    </w:p>
    <w:p w14:paraId="0110C1AE" w14:textId="77777777" w:rsidR="004E0F7F" w:rsidRDefault="004E0F7F" w:rsidP="004E0F7F">
      <w:pPr>
        <w:pStyle w:val="ab"/>
        <w:numPr>
          <w:ilvl w:val="1"/>
          <w:numId w:val="21"/>
        </w:numPr>
        <w:spacing w:after="160" w:line="276" w:lineRule="auto"/>
        <w:rPr>
          <w:rFonts w:ascii="David" w:hAnsi="David"/>
          <w:sz w:val="24"/>
          <w:szCs w:val="24"/>
        </w:rPr>
      </w:pPr>
      <w:r w:rsidRPr="00F33E93">
        <w:rPr>
          <w:rFonts w:ascii="David" w:hAnsi="David" w:hint="cs"/>
          <w:sz w:val="24"/>
          <w:szCs w:val="24"/>
          <w:rtl/>
        </w:rPr>
        <w:t>באחריות הספק לתחזק (הורדת/הוספת/החלפת פריט) את הקטלוג הדיגיטלי בעמוד האינטרנטי במהלך כל תקופת ההסכם</w:t>
      </w:r>
      <w:r>
        <w:rPr>
          <w:rFonts w:ascii="David" w:hAnsi="David" w:hint="cs"/>
          <w:sz w:val="24"/>
          <w:szCs w:val="24"/>
          <w:rtl/>
        </w:rPr>
        <w:t xml:space="preserve"> בהתאם לשינויים המבוצעים </w:t>
      </w:r>
      <w:r w:rsidRPr="00F33E93">
        <w:rPr>
          <w:rFonts w:ascii="David" w:hAnsi="David" w:hint="cs"/>
          <w:sz w:val="24"/>
          <w:szCs w:val="24"/>
          <w:rtl/>
        </w:rPr>
        <w:t>, כל שינויי יבוצע באישור הגוף הדורש בלבד</w:t>
      </w:r>
      <w:r>
        <w:rPr>
          <w:rFonts w:ascii="David" w:hAnsi="David" w:hint="cs"/>
          <w:sz w:val="24"/>
          <w:szCs w:val="24"/>
          <w:rtl/>
        </w:rPr>
        <w:t xml:space="preserve"> טרם עידכון הקטלוג באתר</w:t>
      </w:r>
      <w:r w:rsidRPr="00F33E93">
        <w:rPr>
          <w:rFonts w:ascii="David" w:hAnsi="David" w:hint="cs"/>
          <w:sz w:val="24"/>
          <w:szCs w:val="24"/>
          <w:rtl/>
        </w:rPr>
        <w:t>.</w:t>
      </w:r>
    </w:p>
    <w:p w14:paraId="7AE2EE2C" w14:textId="77777777" w:rsidR="004E0F7F" w:rsidRPr="00F33E93" w:rsidRDefault="004E0F7F" w:rsidP="004E0F7F">
      <w:pPr>
        <w:pStyle w:val="ab"/>
        <w:spacing w:line="276" w:lineRule="auto"/>
        <w:ind w:left="957"/>
        <w:rPr>
          <w:rFonts w:ascii="David" w:hAnsi="David"/>
          <w:sz w:val="24"/>
          <w:szCs w:val="24"/>
          <w:rtl/>
        </w:rPr>
      </w:pPr>
    </w:p>
    <w:p w14:paraId="6ED81681" w14:textId="77777777" w:rsidR="004E0F7F" w:rsidRDefault="004E0F7F" w:rsidP="004E0F7F">
      <w:pPr>
        <w:pStyle w:val="ab"/>
        <w:numPr>
          <w:ilvl w:val="0"/>
          <w:numId w:val="21"/>
        </w:numPr>
        <w:spacing w:after="160" w:line="276" w:lineRule="auto"/>
        <w:rPr>
          <w:rFonts w:ascii="David" w:hAnsi="David"/>
          <w:b/>
          <w:bCs/>
          <w:sz w:val="24"/>
          <w:szCs w:val="24"/>
          <w:u w:val="single"/>
        </w:rPr>
      </w:pPr>
      <w:r w:rsidRPr="000A1BF0">
        <w:rPr>
          <w:rFonts w:ascii="David" w:hAnsi="David" w:hint="cs"/>
          <w:b/>
          <w:bCs/>
          <w:sz w:val="24"/>
          <w:szCs w:val="24"/>
          <w:u w:val="single"/>
          <w:rtl/>
        </w:rPr>
        <w:lastRenderedPageBreak/>
        <w:t>סימון ואריזה</w:t>
      </w:r>
    </w:p>
    <w:p w14:paraId="72E4364A"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באחריות הספק לספק את הפריטים </w:t>
      </w:r>
      <w:r w:rsidRPr="0001216A">
        <w:rPr>
          <w:rFonts w:ascii="David" w:hAnsi="David"/>
          <w:rtl/>
        </w:rPr>
        <w:t xml:space="preserve">בהתאם לכלל דרישות </w:t>
      </w:r>
      <w:r>
        <w:rPr>
          <w:rFonts w:ascii="David" w:hAnsi="David" w:hint="cs"/>
          <w:rtl/>
        </w:rPr>
        <w:t xml:space="preserve">מסמכי ההתקשרות </w:t>
      </w:r>
      <w:r w:rsidRPr="0001216A">
        <w:rPr>
          <w:rFonts w:ascii="David" w:hAnsi="David" w:hint="cs"/>
          <w:rtl/>
        </w:rPr>
        <w:t xml:space="preserve"> </w:t>
      </w:r>
      <w:r>
        <w:rPr>
          <w:rFonts w:ascii="David" w:hAnsi="David" w:hint="cs"/>
          <w:sz w:val="24"/>
          <w:szCs w:val="24"/>
          <w:rtl/>
        </w:rPr>
        <w:t>ב</w:t>
      </w:r>
      <w:r w:rsidRPr="0087163C">
        <w:rPr>
          <w:rFonts w:ascii="David" w:hAnsi="David" w:hint="cs"/>
          <w:sz w:val="24"/>
          <w:szCs w:val="24"/>
          <w:rtl/>
        </w:rPr>
        <w:t>אריז</w:t>
      </w:r>
      <w:r>
        <w:rPr>
          <w:rFonts w:ascii="David" w:hAnsi="David" w:hint="cs"/>
          <w:sz w:val="24"/>
          <w:szCs w:val="24"/>
          <w:rtl/>
        </w:rPr>
        <w:t>ת יצרן</w:t>
      </w:r>
      <w:r w:rsidRPr="0087163C">
        <w:rPr>
          <w:rFonts w:ascii="David" w:hAnsi="David" w:hint="cs"/>
          <w:sz w:val="24"/>
          <w:szCs w:val="24"/>
          <w:rtl/>
        </w:rPr>
        <w:t xml:space="preserve"> מקורית </w:t>
      </w:r>
      <w:r w:rsidRPr="0001216A">
        <w:rPr>
          <w:rFonts w:ascii="David" w:hAnsi="David"/>
          <w:rtl/>
        </w:rPr>
        <w:t>שתבטיח הגנה נאותה למוצר בזמן השינוע והאחסון</w:t>
      </w:r>
      <w:r>
        <w:rPr>
          <w:rFonts w:ascii="David" w:hAnsi="David" w:hint="cs"/>
          <w:sz w:val="24"/>
          <w:szCs w:val="24"/>
          <w:rtl/>
        </w:rPr>
        <w:t>.</w:t>
      </w:r>
    </w:p>
    <w:p w14:paraId="3803B696" w14:textId="77777777" w:rsidR="004E0F7F" w:rsidRDefault="004E0F7F" w:rsidP="004E0F7F">
      <w:pPr>
        <w:pStyle w:val="ab"/>
        <w:numPr>
          <w:ilvl w:val="1"/>
          <w:numId w:val="21"/>
        </w:numPr>
        <w:spacing w:after="160" w:line="276" w:lineRule="auto"/>
        <w:rPr>
          <w:rFonts w:ascii="David" w:hAnsi="David"/>
          <w:sz w:val="24"/>
          <w:szCs w:val="24"/>
        </w:rPr>
      </w:pPr>
      <w:r w:rsidRPr="0087163C">
        <w:rPr>
          <w:rFonts w:ascii="David" w:hAnsi="David" w:hint="cs"/>
          <w:sz w:val="24"/>
          <w:szCs w:val="24"/>
          <w:rtl/>
        </w:rPr>
        <w:t xml:space="preserve"> </w:t>
      </w:r>
      <w:r>
        <w:rPr>
          <w:rFonts w:ascii="David" w:hAnsi="David" w:hint="cs"/>
          <w:sz w:val="24"/>
          <w:szCs w:val="24"/>
          <w:rtl/>
        </w:rPr>
        <w:t>על גבי האריזה יצויינו לכל הפחות:</w:t>
      </w:r>
      <w:r w:rsidRPr="0087163C">
        <w:rPr>
          <w:rFonts w:ascii="David" w:hAnsi="David" w:hint="cs"/>
          <w:sz w:val="24"/>
          <w:szCs w:val="24"/>
          <w:rtl/>
        </w:rPr>
        <w:t xml:space="preserve"> בר קוד, מק"ט יצרן, תאריך ייצור</w:t>
      </w:r>
      <w:r>
        <w:rPr>
          <w:rFonts w:ascii="David" w:hAnsi="David" w:hint="cs"/>
          <w:sz w:val="24"/>
          <w:szCs w:val="24"/>
          <w:rtl/>
        </w:rPr>
        <w:t xml:space="preserve"> </w:t>
      </w:r>
    </w:p>
    <w:p w14:paraId="01805C28" w14:textId="77777777" w:rsidR="004E0F7F" w:rsidRPr="0001216A" w:rsidRDefault="004E0F7F" w:rsidP="004E0F7F">
      <w:pPr>
        <w:pStyle w:val="ab"/>
        <w:numPr>
          <w:ilvl w:val="1"/>
          <w:numId w:val="21"/>
        </w:numPr>
        <w:spacing w:line="360" w:lineRule="auto"/>
        <w:contextualSpacing w:val="0"/>
        <w:jc w:val="both"/>
        <w:rPr>
          <w:rFonts w:ascii="David" w:hAnsi="David"/>
        </w:rPr>
      </w:pPr>
      <w:r w:rsidRPr="0001216A">
        <w:rPr>
          <w:rFonts w:ascii="David" w:hAnsi="David"/>
          <w:sz w:val="24"/>
          <w:szCs w:val="24"/>
          <w:rtl/>
        </w:rPr>
        <w:t>לא‌ יה‌י‌ה ‌סי‌מו‌ן‌ צב‌אי‌ מ‌‌כל סו‌‌ג‌ ‌ש‌‌הו‌א  ע‌"ג ‌האר‌י‌זות ‌(ח‌יצונית ופני‌מי‌‌ת‌‌)‌‌‌.</w:t>
      </w:r>
    </w:p>
    <w:p w14:paraId="345C1ED5" w14:textId="77777777" w:rsidR="004E0F7F" w:rsidRPr="0001216A" w:rsidRDefault="004E0F7F" w:rsidP="004E0F7F">
      <w:pPr>
        <w:pStyle w:val="ab"/>
        <w:numPr>
          <w:ilvl w:val="1"/>
          <w:numId w:val="21"/>
        </w:numPr>
        <w:contextualSpacing w:val="0"/>
        <w:rPr>
          <w:rFonts w:ascii="David" w:hAnsi="David"/>
          <w:sz w:val="24"/>
          <w:szCs w:val="24"/>
        </w:rPr>
      </w:pPr>
      <w:r w:rsidRPr="0001216A">
        <w:rPr>
          <w:rFonts w:ascii="David" w:hAnsi="David"/>
          <w:sz w:val="24"/>
          <w:szCs w:val="24"/>
          <w:rtl/>
        </w:rPr>
        <w:t>א‌מצעי ‌‌ה‌א‌‌רי‌זה ‌יהיו‌ של הספק ‌‌‌‌ב‌ל‌ב‌ד‌‌ ‌(לא יס‌ופקו אמ‌צע‌י ‌אריזה מהגוף‌‌ הד‌ו‌‌רש ו/או ה‌מזמי‌‌ן).‌‌‌‌</w:t>
      </w:r>
    </w:p>
    <w:p w14:paraId="4D17A2FA" w14:textId="77777777" w:rsidR="004E0F7F" w:rsidRPr="0001216A" w:rsidRDefault="004E0F7F" w:rsidP="004E0F7F">
      <w:pPr>
        <w:numPr>
          <w:ilvl w:val="1"/>
          <w:numId w:val="21"/>
        </w:numPr>
        <w:spacing w:line="360" w:lineRule="auto"/>
        <w:jc w:val="both"/>
        <w:rPr>
          <w:rFonts w:ascii="David" w:hAnsi="David"/>
        </w:rPr>
      </w:pPr>
      <w:r w:rsidRPr="0001216A">
        <w:rPr>
          <w:rFonts w:ascii="David" w:hAnsi="David"/>
          <w:rtl/>
        </w:rPr>
        <w:t>באחריות הספק לוודא כי כל כמות נדרשת מאותו פריט יארז באריזה נפרדת וללא</w:t>
      </w:r>
    </w:p>
    <w:p w14:paraId="1ED42EBF" w14:textId="77777777" w:rsidR="004E0F7F" w:rsidRDefault="004E0F7F" w:rsidP="004E0F7F">
      <w:pPr>
        <w:spacing w:line="360" w:lineRule="auto"/>
        <w:ind w:left="375"/>
        <w:jc w:val="both"/>
        <w:rPr>
          <w:rFonts w:ascii="David" w:hAnsi="David"/>
          <w:rtl/>
        </w:rPr>
      </w:pPr>
      <w:r>
        <w:rPr>
          <w:rFonts w:ascii="David" w:hAnsi="David" w:hint="cs"/>
          <w:rtl/>
        </w:rPr>
        <w:t xml:space="preserve">            </w:t>
      </w:r>
      <w:r w:rsidRPr="0001216A">
        <w:rPr>
          <w:rFonts w:ascii="David" w:hAnsi="David" w:hint="cs"/>
          <w:rtl/>
        </w:rPr>
        <w:t>הוספת</w:t>
      </w:r>
      <w:r w:rsidRPr="0001216A">
        <w:rPr>
          <w:rFonts w:ascii="David" w:hAnsi="David"/>
          <w:rtl/>
        </w:rPr>
        <w:t xml:space="preserve"> פריט</w:t>
      </w:r>
      <w:r w:rsidRPr="0001216A">
        <w:rPr>
          <w:rFonts w:ascii="David" w:hAnsi="David" w:hint="cs"/>
          <w:rtl/>
        </w:rPr>
        <w:t xml:space="preserve"> מדגם/מידה אחר </w:t>
      </w:r>
      <w:r w:rsidRPr="0001216A">
        <w:rPr>
          <w:rFonts w:ascii="David" w:hAnsi="David"/>
          <w:rtl/>
        </w:rPr>
        <w:t>נוסף באריזה.</w:t>
      </w:r>
      <w:r>
        <w:rPr>
          <w:rFonts w:ascii="David" w:hAnsi="David" w:hint="cs"/>
          <w:rtl/>
        </w:rPr>
        <w:t xml:space="preserve"> </w:t>
      </w:r>
      <w:r w:rsidRPr="0001216A">
        <w:rPr>
          <w:rFonts w:ascii="David" w:hAnsi="David"/>
          <w:rtl/>
        </w:rPr>
        <w:t xml:space="preserve">ע"ג אריזה </w:t>
      </w:r>
      <w:r w:rsidRPr="002517C2">
        <w:rPr>
          <w:rFonts w:ascii="David" w:hAnsi="David"/>
          <w:b/>
          <w:bCs/>
          <w:rtl/>
        </w:rPr>
        <w:t>זו</w:t>
      </w:r>
      <w:r w:rsidRPr="0001216A">
        <w:rPr>
          <w:rFonts w:ascii="David" w:hAnsi="David"/>
          <w:rtl/>
        </w:rPr>
        <w:t xml:space="preserve"> </w:t>
      </w:r>
      <w:r w:rsidRPr="0001216A">
        <w:rPr>
          <w:rFonts w:ascii="David" w:hAnsi="David" w:hint="cs"/>
          <w:rtl/>
        </w:rPr>
        <w:t xml:space="preserve">תודבק </w:t>
      </w:r>
      <w:r w:rsidRPr="0001216A">
        <w:rPr>
          <w:rFonts w:ascii="David" w:hAnsi="David"/>
          <w:rtl/>
        </w:rPr>
        <w:t xml:space="preserve">מדבקה שאינה מחיקה </w:t>
      </w:r>
      <w:r w:rsidRPr="0001216A">
        <w:rPr>
          <w:rFonts w:ascii="David" w:hAnsi="David" w:hint="cs"/>
          <w:rtl/>
        </w:rPr>
        <w:t xml:space="preserve">ולא </w:t>
      </w:r>
      <w:r>
        <w:rPr>
          <w:rFonts w:ascii="David" w:hAnsi="David" w:hint="cs"/>
          <w:rtl/>
        </w:rPr>
        <w:t xml:space="preserve"> </w:t>
      </w:r>
    </w:p>
    <w:p w14:paraId="4D120FFB" w14:textId="77777777" w:rsidR="004E0F7F" w:rsidRPr="0001216A" w:rsidRDefault="004E0F7F" w:rsidP="004E0F7F">
      <w:pPr>
        <w:spacing w:line="360" w:lineRule="auto"/>
        <w:ind w:left="375"/>
        <w:jc w:val="both"/>
        <w:rPr>
          <w:rFonts w:ascii="David" w:hAnsi="David"/>
        </w:rPr>
      </w:pPr>
      <w:r>
        <w:rPr>
          <w:rFonts w:ascii="David" w:hAnsi="David" w:hint="cs"/>
          <w:rtl/>
        </w:rPr>
        <w:t xml:space="preserve">            </w:t>
      </w:r>
      <w:r w:rsidRPr="0001216A">
        <w:rPr>
          <w:rFonts w:ascii="David" w:hAnsi="David" w:hint="cs"/>
          <w:rtl/>
        </w:rPr>
        <w:t>נתלשת בקלות</w:t>
      </w:r>
      <w:r w:rsidRPr="0001216A">
        <w:rPr>
          <w:rFonts w:ascii="David" w:hAnsi="David"/>
          <w:rtl/>
        </w:rPr>
        <w:t xml:space="preserve"> בגודל </w:t>
      </w:r>
      <w:r w:rsidRPr="0001216A">
        <w:rPr>
          <w:rFonts w:ascii="David" w:hAnsi="David"/>
        </w:rPr>
        <w:t>A4</w:t>
      </w:r>
      <w:r w:rsidRPr="0001216A">
        <w:rPr>
          <w:rFonts w:ascii="David" w:hAnsi="David"/>
          <w:rtl/>
        </w:rPr>
        <w:t xml:space="preserve"> או מחציתו וזאת בהתאם לגודל האריזה. </w:t>
      </w:r>
    </w:p>
    <w:p w14:paraId="48FBEBAC" w14:textId="77777777" w:rsidR="004E0F7F" w:rsidRPr="0001216A" w:rsidRDefault="004E0F7F" w:rsidP="004E0F7F">
      <w:pPr>
        <w:numPr>
          <w:ilvl w:val="1"/>
          <w:numId w:val="21"/>
        </w:numPr>
        <w:spacing w:line="360" w:lineRule="auto"/>
        <w:jc w:val="both"/>
        <w:rPr>
          <w:rFonts w:ascii="David" w:hAnsi="David"/>
        </w:rPr>
      </w:pPr>
      <w:r w:rsidRPr="0001216A">
        <w:rPr>
          <w:rFonts w:ascii="David" w:hAnsi="David"/>
          <w:rtl/>
        </w:rPr>
        <w:t xml:space="preserve">על גבי המדבקה </w:t>
      </w:r>
      <w:r w:rsidRPr="0001216A">
        <w:rPr>
          <w:rFonts w:ascii="David" w:hAnsi="David" w:hint="cs"/>
          <w:rtl/>
        </w:rPr>
        <w:t>יצוינו</w:t>
      </w:r>
      <w:r w:rsidRPr="0001216A">
        <w:rPr>
          <w:rFonts w:ascii="David" w:hAnsi="David"/>
          <w:rtl/>
        </w:rPr>
        <w:t>:</w:t>
      </w:r>
      <w:r w:rsidRPr="0001216A">
        <w:rPr>
          <w:rFonts w:ascii="David" w:hAnsi="David" w:hint="cs"/>
          <w:rtl/>
        </w:rPr>
        <w:t xml:space="preserve"> </w:t>
      </w:r>
      <w:r w:rsidRPr="0001216A">
        <w:rPr>
          <w:rFonts w:ascii="David" w:hAnsi="David"/>
          <w:rtl/>
        </w:rPr>
        <w:t>מספר ה‌</w:t>
      </w:r>
      <w:r w:rsidRPr="0001216A">
        <w:rPr>
          <w:rFonts w:ascii="Arial" w:hAnsi="Arial" w:cs="Arial" w:hint="cs"/>
          <w:rtl/>
        </w:rPr>
        <w:t>​</w:t>
      </w:r>
      <w:r w:rsidRPr="0001216A">
        <w:rPr>
          <w:rFonts w:ascii="David" w:hAnsi="David" w:hint="cs"/>
          <w:rtl/>
        </w:rPr>
        <w:t>ז‌</w:t>
      </w:r>
      <w:r w:rsidRPr="0001216A">
        <w:rPr>
          <w:rFonts w:ascii="Arial" w:hAnsi="Arial" w:cs="Arial" w:hint="cs"/>
          <w:rtl/>
        </w:rPr>
        <w:t>​</w:t>
      </w:r>
      <w:r w:rsidRPr="0001216A">
        <w:rPr>
          <w:rFonts w:ascii="David" w:hAnsi="David" w:hint="cs"/>
          <w:rtl/>
        </w:rPr>
        <w:t>‌מ‌נ</w:t>
      </w:r>
      <w:r w:rsidRPr="0001216A">
        <w:rPr>
          <w:rFonts w:ascii="Arial" w:hAnsi="Arial" w:cs="Arial" w:hint="cs"/>
          <w:rtl/>
        </w:rPr>
        <w:t>​​</w:t>
      </w:r>
      <w:r w:rsidRPr="0001216A">
        <w:rPr>
          <w:rFonts w:ascii="David" w:hAnsi="David" w:hint="cs"/>
          <w:rtl/>
        </w:rPr>
        <w:t>ה</w:t>
      </w:r>
      <w:r w:rsidRPr="0001216A">
        <w:rPr>
          <w:rFonts w:ascii="David" w:hAnsi="David"/>
          <w:rtl/>
        </w:rPr>
        <w:t xml:space="preserve"> </w:t>
      </w:r>
      <w:r w:rsidRPr="0001216A">
        <w:rPr>
          <w:rFonts w:ascii="David" w:hAnsi="David" w:hint="cs"/>
          <w:rtl/>
        </w:rPr>
        <w:t>‌‌</w:t>
      </w:r>
      <w:r w:rsidRPr="0001216A">
        <w:rPr>
          <w:rFonts w:ascii="David" w:hAnsi="David"/>
          <w:rtl/>
        </w:rPr>
        <w:t>(</w:t>
      </w:r>
      <w:r w:rsidRPr="0001216A">
        <w:rPr>
          <w:rFonts w:ascii="David" w:hAnsi="David" w:hint="cs"/>
          <w:rtl/>
        </w:rPr>
        <w:t>פ‌ק</w:t>
      </w:r>
      <w:r w:rsidRPr="0001216A">
        <w:rPr>
          <w:rFonts w:ascii="David" w:hAnsi="David"/>
          <w:rtl/>
        </w:rPr>
        <w:t>"</w:t>
      </w:r>
      <w:r w:rsidRPr="0001216A">
        <w:rPr>
          <w:rFonts w:ascii="Arial" w:hAnsi="Arial" w:cs="Arial" w:hint="cs"/>
          <w:rtl/>
        </w:rPr>
        <w:t>​</w:t>
      </w:r>
      <w:r w:rsidRPr="0001216A">
        <w:rPr>
          <w:rFonts w:ascii="David" w:hAnsi="David" w:hint="cs"/>
          <w:rtl/>
        </w:rPr>
        <w:t>א‌</w:t>
      </w:r>
      <w:r w:rsidRPr="0001216A">
        <w:rPr>
          <w:rFonts w:ascii="David" w:hAnsi="David"/>
          <w:rtl/>
        </w:rPr>
        <w:t>)</w:t>
      </w:r>
      <w:r w:rsidRPr="0001216A">
        <w:rPr>
          <w:rFonts w:ascii="David" w:hAnsi="David" w:hint="cs"/>
          <w:rtl/>
        </w:rPr>
        <w:t>‌</w:t>
      </w:r>
      <w:r w:rsidRPr="0001216A">
        <w:rPr>
          <w:rFonts w:ascii="David" w:hAnsi="David"/>
          <w:rtl/>
        </w:rPr>
        <w:t xml:space="preserve"> ,</w:t>
      </w:r>
      <w:r w:rsidRPr="0001216A">
        <w:rPr>
          <w:rFonts w:ascii="David" w:hAnsi="David" w:hint="cs"/>
          <w:rtl/>
        </w:rPr>
        <w:t>ש‌ם</w:t>
      </w:r>
      <w:r w:rsidRPr="0001216A">
        <w:rPr>
          <w:rFonts w:ascii="Arial" w:hAnsi="Arial" w:cs="Arial" w:hint="cs"/>
          <w:rtl/>
        </w:rPr>
        <w:t>​</w:t>
      </w:r>
      <w:r w:rsidRPr="0001216A">
        <w:rPr>
          <w:rFonts w:ascii="David" w:hAnsi="David"/>
          <w:rtl/>
        </w:rPr>
        <w:t xml:space="preserve"> </w:t>
      </w:r>
      <w:r w:rsidRPr="0001216A">
        <w:rPr>
          <w:rFonts w:ascii="David" w:hAnsi="David" w:hint="cs"/>
          <w:rtl/>
        </w:rPr>
        <w:t>‌</w:t>
      </w:r>
      <w:r w:rsidRPr="0001216A">
        <w:rPr>
          <w:rFonts w:ascii="Arial" w:hAnsi="Arial" w:cs="Arial" w:hint="cs"/>
          <w:rtl/>
        </w:rPr>
        <w:t>​</w:t>
      </w:r>
      <w:r w:rsidRPr="0001216A">
        <w:rPr>
          <w:rFonts w:ascii="David" w:hAnsi="David" w:hint="cs"/>
          <w:rtl/>
        </w:rPr>
        <w:t>‌‌הפ</w:t>
      </w:r>
      <w:r w:rsidRPr="0001216A">
        <w:rPr>
          <w:rFonts w:ascii="Arial" w:hAnsi="Arial" w:cs="Arial" w:hint="cs"/>
          <w:rtl/>
        </w:rPr>
        <w:t>​</w:t>
      </w:r>
      <w:r w:rsidRPr="0001216A">
        <w:rPr>
          <w:rFonts w:ascii="David" w:hAnsi="David" w:hint="cs"/>
          <w:rtl/>
        </w:rPr>
        <w:t>ר</w:t>
      </w:r>
      <w:r w:rsidRPr="0001216A">
        <w:rPr>
          <w:rFonts w:ascii="Arial" w:hAnsi="Arial" w:cs="Arial" w:hint="cs"/>
          <w:rtl/>
        </w:rPr>
        <w:t>​</w:t>
      </w:r>
      <w:r w:rsidRPr="0001216A">
        <w:rPr>
          <w:rFonts w:ascii="David" w:hAnsi="David" w:hint="cs"/>
          <w:rtl/>
        </w:rPr>
        <w:t>‌</w:t>
      </w:r>
      <w:r w:rsidRPr="0001216A">
        <w:rPr>
          <w:rFonts w:ascii="Arial" w:hAnsi="Arial" w:cs="Arial" w:hint="cs"/>
          <w:rtl/>
        </w:rPr>
        <w:t>​</w:t>
      </w:r>
      <w:r w:rsidRPr="0001216A">
        <w:rPr>
          <w:rFonts w:ascii="David" w:hAnsi="David" w:hint="cs"/>
          <w:rtl/>
        </w:rPr>
        <w:t>י‌ט</w:t>
      </w:r>
      <w:r w:rsidRPr="0001216A">
        <w:rPr>
          <w:rFonts w:ascii="David" w:hAnsi="David"/>
          <w:rtl/>
        </w:rPr>
        <w:t xml:space="preserve"> </w:t>
      </w:r>
      <w:r w:rsidRPr="0001216A">
        <w:rPr>
          <w:rFonts w:ascii="David" w:hAnsi="David" w:hint="cs"/>
          <w:rtl/>
        </w:rPr>
        <w:t>בע</w:t>
      </w:r>
      <w:r w:rsidRPr="0001216A">
        <w:rPr>
          <w:rFonts w:ascii="Arial" w:hAnsi="Arial" w:cs="Arial" w:hint="cs"/>
          <w:rtl/>
        </w:rPr>
        <w:t>​</w:t>
      </w:r>
      <w:r w:rsidRPr="0001216A">
        <w:rPr>
          <w:rFonts w:ascii="David" w:hAnsi="David" w:hint="cs"/>
          <w:rtl/>
        </w:rPr>
        <w:t>ב</w:t>
      </w:r>
      <w:r w:rsidRPr="0001216A">
        <w:rPr>
          <w:rFonts w:ascii="Arial" w:hAnsi="Arial" w:cs="Arial" w:hint="cs"/>
          <w:rtl/>
        </w:rPr>
        <w:t>​</w:t>
      </w:r>
      <w:r w:rsidRPr="0001216A">
        <w:rPr>
          <w:rFonts w:ascii="David" w:hAnsi="David" w:hint="cs"/>
          <w:rtl/>
        </w:rPr>
        <w:t>‌רית</w:t>
      </w:r>
      <w:r w:rsidRPr="0001216A">
        <w:rPr>
          <w:rFonts w:ascii="David" w:hAnsi="David"/>
          <w:rtl/>
        </w:rPr>
        <w:t xml:space="preserve"> </w:t>
      </w:r>
      <w:r w:rsidRPr="0001216A">
        <w:rPr>
          <w:rFonts w:ascii="David" w:hAnsi="David" w:hint="cs"/>
          <w:rtl/>
        </w:rPr>
        <w:t>‌</w:t>
      </w:r>
      <w:r w:rsidRPr="0001216A">
        <w:rPr>
          <w:rFonts w:ascii="David" w:hAnsi="David"/>
          <w:rtl/>
        </w:rPr>
        <w:t>,</w:t>
      </w:r>
      <w:r w:rsidRPr="0001216A">
        <w:rPr>
          <w:rFonts w:ascii="David" w:hAnsi="David" w:hint="cs"/>
          <w:rtl/>
        </w:rPr>
        <w:t>כמ</w:t>
      </w:r>
      <w:r w:rsidRPr="0001216A">
        <w:rPr>
          <w:rFonts w:ascii="David" w:hAnsi="David" w:hint="eastAsia"/>
          <w:rtl/>
        </w:rPr>
        <w:t>ו</w:t>
      </w:r>
      <w:r w:rsidRPr="0001216A">
        <w:rPr>
          <w:rFonts w:ascii="Arial" w:hAnsi="Arial" w:cs="Arial" w:hint="cs"/>
          <w:rtl/>
        </w:rPr>
        <w:t>​</w:t>
      </w:r>
      <w:r w:rsidRPr="0001216A">
        <w:rPr>
          <w:rFonts w:ascii="David" w:hAnsi="David" w:hint="cs"/>
          <w:rtl/>
        </w:rPr>
        <w:t>‌</w:t>
      </w:r>
      <w:r w:rsidRPr="0001216A">
        <w:rPr>
          <w:rFonts w:ascii="Arial" w:hAnsi="Arial" w:cs="Arial" w:hint="cs"/>
          <w:rtl/>
        </w:rPr>
        <w:t>​</w:t>
      </w:r>
      <w:r w:rsidRPr="0001216A">
        <w:rPr>
          <w:rFonts w:ascii="David" w:hAnsi="David" w:hint="cs"/>
          <w:rtl/>
        </w:rPr>
        <w:t>‌ת</w:t>
      </w:r>
      <w:r w:rsidRPr="0001216A">
        <w:rPr>
          <w:rFonts w:ascii="David" w:hAnsi="David"/>
          <w:rtl/>
        </w:rPr>
        <w:t xml:space="preserve"> </w:t>
      </w:r>
      <w:r w:rsidRPr="0001216A">
        <w:rPr>
          <w:rFonts w:ascii="Arial" w:hAnsi="Arial" w:cs="Arial" w:hint="cs"/>
          <w:rtl/>
        </w:rPr>
        <w:t>​</w:t>
      </w:r>
      <w:r w:rsidRPr="0001216A">
        <w:rPr>
          <w:rFonts w:ascii="David" w:hAnsi="David" w:hint="cs"/>
          <w:rtl/>
        </w:rPr>
        <w:t>הפריט</w:t>
      </w:r>
      <w:r w:rsidRPr="0001216A">
        <w:rPr>
          <w:rFonts w:ascii="Arial" w:hAnsi="Arial" w:cs="Arial" w:hint="cs"/>
          <w:rtl/>
        </w:rPr>
        <w:t>​</w:t>
      </w:r>
      <w:r w:rsidRPr="0001216A">
        <w:rPr>
          <w:rFonts w:ascii="David" w:hAnsi="David"/>
          <w:rtl/>
        </w:rPr>
        <w:t xml:space="preserve"> </w:t>
      </w:r>
      <w:r w:rsidRPr="0001216A">
        <w:rPr>
          <w:rFonts w:ascii="David" w:hAnsi="David" w:hint="cs"/>
          <w:rtl/>
        </w:rPr>
        <w:t xml:space="preserve">מידה וצבע </w:t>
      </w:r>
      <w:r w:rsidRPr="0001216A">
        <w:rPr>
          <w:rFonts w:ascii="David" w:hAnsi="David"/>
          <w:rtl/>
        </w:rPr>
        <w:t xml:space="preserve">באר‌‌יז‌ה </w:t>
      </w:r>
      <w:r w:rsidRPr="0001216A">
        <w:rPr>
          <w:rFonts w:ascii="Arial" w:hAnsi="Arial" w:cs="Arial" w:hint="cs"/>
          <w:rtl/>
        </w:rPr>
        <w:t>​</w:t>
      </w:r>
      <w:r w:rsidRPr="0001216A">
        <w:rPr>
          <w:rFonts w:ascii="David" w:hAnsi="David" w:hint="cs"/>
          <w:rtl/>
        </w:rPr>
        <w:t>‌.</w:t>
      </w:r>
    </w:p>
    <w:p w14:paraId="038CF703" w14:textId="77777777" w:rsidR="004E0F7F" w:rsidRPr="0087163C" w:rsidDel="009D0CBA" w:rsidRDefault="004E0F7F" w:rsidP="004E0F7F">
      <w:pPr>
        <w:pStyle w:val="ab"/>
        <w:spacing w:line="276" w:lineRule="auto"/>
        <w:ind w:left="785"/>
        <w:rPr>
          <w:del w:id="18" w:author="מש&quot;א 7000/מכללים/ב&quot;מ דגמים יצור והנצלה/מהנדס-לנדאו טל" w:date="2025-08-10T19:13:00Z"/>
          <w:rFonts w:ascii="David" w:hAnsi="David"/>
          <w:sz w:val="24"/>
          <w:szCs w:val="24"/>
        </w:rPr>
      </w:pPr>
    </w:p>
    <w:p w14:paraId="51ECD32E" w14:textId="77777777" w:rsidR="004E0F7F" w:rsidRPr="000A7894" w:rsidRDefault="004E0F7F" w:rsidP="004E0F7F">
      <w:pPr>
        <w:pStyle w:val="ab"/>
        <w:spacing w:line="276" w:lineRule="auto"/>
        <w:ind w:left="957"/>
        <w:rPr>
          <w:rFonts w:ascii="David" w:hAnsi="David"/>
          <w:sz w:val="24"/>
          <w:szCs w:val="24"/>
          <w:rtl/>
        </w:rPr>
      </w:pPr>
      <w:commentRangeStart w:id="19"/>
      <w:r w:rsidRPr="000A7894">
        <w:rPr>
          <w:rFonts w:ascii="David" w:hAnsi="David" w:hint="cs"/>
          <w:sz w:val="24"/>
          <w:szCs w:val="24"/>
          <w:rtl/>
        </w:rPr>
        <w:t xml:space="preserve">הפריטים יארזו בהתאם לנוהל </w:t>
      </w:r>
      <w:r w:rsidRPr="000A7894">
        <w:rPr>
          <w:rFonts w:ascii="David" w:hAnsi="David" w:hint="cs"/>
          <w:b/>
          <w:bCs/>
          <w:sz w:val="24"/>
          <w:szCs w:val="24"/>
          <w:rtl/>
        </w:rPr>
        <w:t xml:space="preserve">138 </w:t>
      </w:r>
      <w:r w:rsidRPr="000A7894">
        <w:rPr>
          <w:rFonts w:ascii="David" w:hAnsi="David"/>
          <w:b/>
          <w:bCs/>
          <w:sz w:val="24"/>
          <w:szCs w:val="24"/>
          <w:rtl/>
        </w:rPr>
        <w:t>–</w:t>
      </w:r>
      <w:r w:rsidRPr="000A7894">
        <w:rPr>
          <w:rFonts w:ascii="David" w:hAnsi="David" w:hint="cs"/>
          <w:b/>
          <w:bCs/>
          <w:sz w:val="24"/>
          <w:szCs w:val="24"/>
          <w:rtl/>
        </w:rPr>
        <w:t xml:space="preserve"> אריזה ומשטוח</w:t>
      </w:r>
      <w:r w:rsidRPr="000A7894">
        <w:rPr>
          <w:rFonts w:ascii="David" w:hAnsi="David" w:hint="cs"/>
          <w:sz w:val="24"/>
          <w:szCs w:val="24"/>
          <w:rtl/>
        </w:rPr>
        <w:t xml:space="preserve"> המצוי באתר משרד הביטחון, אתר סחר אלקטרוני.</w:t>
      </w:r>
      <w:commentRangeEnd w:id="19"/>
      <w:r>
        <w:rPr>
          <w:rStyle w:val="ad"/>
          <w:rtl/>
        </w:rPr>
        <w:commentReference w:id="19"/>
      </w:r>
    </w:p>
    <w:p w14:paraId="056E622F" w14:textId="77777777" w:rsidR="004E0F7F" w:rsidRPr="002E6C34" w:rsidRDefault="004E0F7F" w:rsidP="004E0F7F">
      <w:pPr>
        <w:pStyle w:val="ab"/>
        <w:spacing w:line="276" w:lineRule="auto"/>
        <w:ind w:left="957"/>
        <w:rPr>
          <w:rFonts w:ascii="David" w:hAnsi="David"/>
          <w:sz w:val="24"/>
          <w:szCs w:val="24"/>
        </w:rPr>
      </w:pPr>
    </w:p>
    <w:p w14:paraId="76B949B6" w14:textId="77777777" w:rsidR="004E0F7F" w:rsidRPr="00320AD3" w:rsidRDefault="004E0F7F" w:rsidP="004E0F7F">
      <w:pPr>
        <w:pStyle w:val="ab"/>
        <w:numPr>
          <w:ilvl w:val="0"/>
          <w:numId w:val="21"/>
        </w:numPr>
        <w:spacing w:after="160" w:line="276" w:lineRule="auto"/>
        <w:rPr>
          <w:rFonts w:ascii="David" w:hAnsi="David"/>
          <w:b/>
          <w:bCs/>
          <w:sz w:val="24"/>
          <w:szCs w:val="24"/>
          <w:u w:val="single"/>
        </w:rPr>
      </w:pPr>
      <w:r w:rsidRPr="00320AD3">
        <w:rPr>
          <w:rFonts w:ascii="David" w:hAnsi="David" w:hint="cs"/>
          <w:b/>
          <w:bCs/>
          <w:sz w:val="24"/>
          <w:szCs w:val="24"/>
          <w:u w:val="single"/>
          <w:rtl/>
        </w:rPr>
        <w:t>פריסה גיאוגרפית</w:t>
      </w:r>
    </w:p>
    <w:p w14:paraId="3D4DC480"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w:t>
      </w:r>
      <w:r w:rsidRPr="00DD7F0B">
        <w:rPr>
          <w:rFonts w:ascii="David" w:hAnsi="David" w:hint="cs"/>
          <w:sz w:val="24"/>
          <w:szCs w:val="24"/>
          <w:rtl/>
        </w:rPr>
        <w:t>באחריות הספק לספק את הפריטים בפריסה ארצית ישירות ליחידות צה"ל ובהתאם למצוין בפק"א.</w:t>
      </w:r>
    </w:p>
    <w:p w14:paraId="6B78463A"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בהתאם לצורך של צה"ל ובכל תקופת ההתקשרות, יתווספו נקודות אספקה נוספות (הקמת בסיסים/מחנות/אתרים).</w:t>
      </w:r>
    </w:p>
    <w:p w14:paraId="002B1636"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הספק יעודכן בכתב בכל מקרה של שינוי ,עד 10 ימי עסקים טרם ביצוע השינוי.</w:t>
      </w:r>
    </w:p>
    <w:p w14:paraId="0FFFC1E7" w14:textId="77777777" w:rsidR="004E0F7F" w:rsidRDefault="004E0F7F" w:rsidP="004E0F7F">
      <w:pPr>
        <w:pStyle w:val="ab"/>
        <w:spacing w:line="276" w:lineRule="auto"/>
        <w:ind w:left="957"/>
        <w:rPr>
          <w:rFonts w:ascii="David" w:hAnsi="David"/>
          <w:sz w:val="24"/>
          <w:szCs w:val="24"/>
          <w:rtl/>
        </w:rPr>
      </w:pPr>
    </w:p>
    <w:p w14:paraId="25FDE85F" w14:textId="77777777" w:rsidR="004E0F7F" w:rsidRPr="002E6C34" w:rsidRDefault="004E0F7F" w:rsidP="004E0F7F">
      <w:pPr>
        <w:pStyle w:val="ab"/>
        <w:spacing w:line="276" w:lineRule="auto"/>
        <w:ind w:left="957"/>
        <w:rPr>
          <w:rFonts w:ascii="David" w:hAnsi="David"/>
          <w:sz w:val="24"/>
          <w:szCs w:val="24"/>
        </w:rPr>
      </w:pPr>
    </w:p>
    <w:p w14:paraId="18C85690" w14:textId="77777777" w:rsidR="004E0F7F" w:rsidRPr="00E02348" w:rsidRDefault="004E0F7F" w:rsidP="004E0F7F">
      <w:pPr>
        <w:pStyle w:val="ab"/>
        <w:numPr>
          <w:ilvl w:val="0"/>
          <w:numId w:val="21"/>
        </w:numPr>
        <w:spacing w:after="160" w:line="276" w:lineRule="auto"/>
        <w:rPr>
          <w:rFonts w:ascii="David" w:hAnsi="David"/>
          <w:b/>
          <w:bCs/>
          <w:sz w:val="24"/>
          <w:szCs w:val="24"/>
          <w:u w:val="single"/>
        </w:rPr>
      </w:pPr>
      <w:commentRangeStart w:id="20"/>
      <w:r w:rsidRPr="00E02348">
        <w:rPr>
          <w:rFonts w:ascii="David" w:hAnsi="David" w:hint="cs"/>
          <w:b/>
          <w:bCs/>
          <w:sz w:val="24"/>
          <w:szCs w:val="24"/>
          <w:u w:val="single"/>
          <w:rtl/>
        </w:rPr>
        <w:t>אופן הזמנה ואספקת הפריטים</w:t>
      </w:r>
      <w:commentRangeEnd w:id="20"/>
      <w:r>
        <w:rPr>
          <w:rStyle w:val="ad"/>
          <w:rtl/>
        </w:rPr>
        <w:commentReference w:id="20"/>
      </w:r>
    </w:p>
    <w:p w14:paraId="58AD81D1"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w:t>
      </w:r>
      <w:r w:rsidRPr="00E02348">
        <w:rPr>
          <w:rFonts w:ascii="David" w:hAnsi="David" w:hint="cs"/>
          <w:sz w:val="24"/>
          <w:szCs w:val="24"/>
          <w:rtl/>
        </w:rPr>
        <w:t>פק"א תועבר לספק ע"י הגוף הדורש באמצעות מערכת המרק"ט שתכלול את סוג הפריטים, הכמויות, איש הקשר ומקום האספקה.</w:t>
      </w:r>
    </w:p>
    <w:p w14:paraId="135A0EE9"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אספקת הפריטים ישירות ליחידת המזמין </w:t>
      </w:r>
      <w:r w:rsidRPr="008977D3">
        <w:rPr>
          <w:rFonts w:ascii="David" w:hAnsi="David" w:hint="cs"/>
          <w:strike/>
          <w:sz w:val="24"/>
          <w:szCs w:val="24"/>
          <w:rtl/>
        </w:rPr>
        <w:t>ליחידה,</w:t>
      </w:r>
      <w:r>
        <w:rPr>
          <w:rFonts w:ascii="David" w:hAnsi="David" w:hint="cs"/>
          <w:sz w:val="24"/>
          <w:szCs w:val="24"/>
          <w:rtl/>
        </w:rPr>
        <w:t xml:space="preserve"> בהתאם לכלל דרישות מסמכי ההתקשרות ולכלל הנתונים בהתאם למצוין בפק"א. </w:t>
      </w:r>
      <w:r w:rsidRPr="008977D3">
        <w:rPr>
          <w:rFonts w:ascii="David" w:hAnsi="David" w:hint="cs"/>
          <w:strike/>
          <w:sz w:val="24"/>
          <w:szCs w:val="24"/>
          <w:rtl/>
        </w:rPr>
        <w:t xml:space="preserve">עפ"י </w:t>
      </w:r>
      <w:commentRangeStart w:id="21"/>
      <w:r w:rsidRPr="008977D3">
        <w:rPr>
          <w:rFonts w:ascii="David" w:hAnsi="David" w:hint="cs"/>
          <w:strike/>
          <w:sz w:val="24"/>
          <w:szCs w:val="24"/>
          <w:rtl/>
        </w:rPr>
        <w:t>סעיף 3.2 במסמך זה.</w:t>
      </w:r>
      <w:commentRangeEnd w:id="21"/>
      <w:r w:rsidRPr="008977D3">
        <w:rPr>
          <w:rStyle w:val="ad"/>
          <w:strike/>
          <w:rtl/>
        </w:rPr>
        <w:commentReference w:id="21"/>
      </w:r>
    </w:p>
    <w:p w14:paraId="00FACE46"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באחריות הספק לתאם אספקה ואישור כניסה עם המזמין ולא פחות מ-24 שעות </w:t>
      </w:r>
      <w:r>
        <w:rPr>
          <w:rFonts w:ascii="David" w:hAnsi="David" w:hint="cs"/>
          <w:b/>
          <w:bCs/>
          <w:sz w:val="24"/>
          <w:szCs w:val="24"/>
          <w:rtl/>
        </w:rPr>
        <w:t xml:space="preserve">   </w:t>
      </w:r>
      <w:r w:rsidRPr="008F7169">
        <w:rPr>
          <w:rFonts w:ascii="David" w:hAnsi="David" w:hint="cs"/>
          <w:b/>
          <w:bCs/>
          <w:sz w:val="24"/>
          <w:szCs w:val="24"/>
          <w:rtl/>
        </w:rPr>
        <w:t>טרם מועד</w:t>
      </w:r>
      <w:r>
        <w:rPr>
          <w:rFonts w:ascii="David" w:hAnsi="David" w:hint="cs"/>
          <w:sz w:val="24"/>
          <w:szCs w:val="24"/>
          <w:rtl/>
        </w:rPr>
        <w:t xml:space="preserve"> האספקה המצוין בפק"א.</w:t>
      </w:r>
    </w:p>
    <w:p w14:paraId="30C80DCD"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באחריות הספק לציין על גבי תעודת המשלוח (עותק קשיח) לכל הפחות את הנתונים הבאים: תאריך אספקה, סימול אפסנאי ושם היחידה המזמינה (בהתאם למצוין בפק"א ידנית), מס' ההזמנה </w:t>
      </w:r>
      <w:r w:rsidRPr="00905D94">
        <w:rPr>
          <w:rFonts w:ascii="David" w:hAnsi="David" w:hint="cs"/>
          <w:b/>
          <w:bCs/>
          <w:sz w:val="24"/>
          <w:szCs w:val="24"/>
          <w:rtl/>
        </w:rPr>
        <w:t>(פק"א)</w:t>
      </w:r>
      <w:r>
        <w:rPr>
          <w:rFonts w:ascii="David" w:hAnsi="David" w:hint="cs"/>
          <w:sz w:val="24"/>
          <w:szCs w:val="24"/>
          <w:rtl/>
        </w:rPr>
        <w:t xml:space="preserve">, שם הספק, טלפון הספק, שם המוביל, שם איש הקשר איתו תואמה האספקה כולל טלפון, שם פריט </w:t>
      </w:r>
      <w:commentRangeStart w:id="22"/>
      <w:r>
        <w:rPr>
          <w:rFonts w:ascii="David" w:hAnsi="David" w:hint="cs"/>
          <w:sz w:val="24"/>
          <w:szCs w:val="24"/>
          <w:rtl/>
        </w:rPr>
        <w:t>(</w:t>
      </w:r>
      <w:r w:rsidRPr="008977D3">
        <w:rPr>
          <w:rFonts w:ascii="David" w:hAnsi="David" w:hint="cs"/>
          <w:strike/>
          <w:sz w:val="24"/>
          <w:szCs w:val="24"/>
          <w:rtl/>
        </w:rPr>
        <w:t xml:space="preserve">כפי שמופיע בנספח א' </w:t>
      </w:r>
      <w:r>
        <w:rPr>
          <w:rFonts w:ascii="David" w:hAnsi="David" w:hint="cs"/>
          <w:strike/>
          <w:sz w:val="24"/>
          <w:szCs w:val="24"/>
          <w:rtl/>
        </w:rPr>
        <w:t xml:space="preserve"> </w:t>
      </w:r>
      <w:r w:rsidRPr="008977D3">
        <w:rPr>
          <w:rFonts w:ascii="David" w:hAnsi="David" w:hint="cs"/>
          <w:sz w:val="24"/>
          <w:szCs w:val="24"/>
          <w:rtl/>
        </w:rPr>
        <w:t xml:space="preserve">בקטלוג </w:t>
      </w:r>
      <w:r>
        <w:rPr>
          <w:rFonts w:ascii="David" w:hAnsi="David" w:hint="cs"/>
          <w:sz w:val="24"/>
          <w:szCs w:val="24"/>
          <w:rtl/>
        </w:rPr>
        <w:t>במערכת המרק"ט )</w:t>
      </w:r>
      <w:commentRangeEnd w:id="22"/>
      <w:r>
        <w:rPr>
          <w:rStyle w:val="ad"/>
          <w:rtl/>
        </w:rPr>
        <w:commentReference w:id="22"/>
      </w:r>
      <w:r>
        <w:rPr>
          <w:rFonts w:ascii="David" w:hAnsi="David" w:hint="cs"/>
          <w:sz w:val="24"/>
          <w:szCs w:val="24"/>
          <w:rtl/>
        </w:rPr>
        <w:t>, מק"ט ספק/מק"ט ייצרן והכמות שסופקה במשלוח.</w:t>
      </w:r>
    </w:p>
    <w:p w14:paraId="05C6380F"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פריטים להם קיימת אחריות יצרן או שהינם בייצור יעודיי, יסופקו כולל </w:t>
      </w:r>
      <w:r w:rsidRPr="00905D94">
        <w:rPr>
          <w:rFonts w:ascii="David" w:hAnsi="David" w:hint="cs"/>
          <w:b/>
          <w:bCs/>
          <w:sz w:val="24"/>
          <w:szCs w:val="24"/>
          <w:rtl/>
        </w:rPr>
        <w:t>תעודת אחריות חתומה</w:t>
      </w:r>
      <w:r>
        <w:rPr>
          <w:rFonts w:ascii="David" w:hAnsi="David" w:hint="cs"/>
          <w:sz w:val="24"/>
          <w:szCs w:val="24"/>
          <w:rtl/>
        </w:rPr>
        <w:t xml:space="preserve"> ע"י הספק שתצורף לתעודת המשלוח ,תאריך האחריות יהייה תאריך אספקת הפריטים ליחידה ,תאריך זה ירשם ע"ג תעודת האחריות .</w:t>
      </w:r>
    </w:p>
    <w:p w14:paraId="20615A7A" w14:textId="77777777" w:rsidR="004E0F7F" w:rsidRPr="00007650"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בכל מקרה שתבוצע אספקה ללא תעודת משלוח בעותק קשיח אשר יצוינו בה כלל הנתונים המפורטים בסעיף 11.4 לעיל, או שלא תימצא תעודת אחריות חתומה ע"י הספק המצורפת לתעודת המשלוח, לא יתקבל הפריט ע"י המזמין.</w:t>
      </w:r>
    </w:p>
    <w:p w14:paraId="51D8ACEF"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lastRenderedPageBreak/>
        <w:t xml:space="preserve"> באחריות הספק להעביר את תעודת המשלוח ותעודות האחריות חתומות עד 3 שעות מרגע אספקת הציוד באתר המזמין. התעודה תועבר למזמין במייל אזרחי או וואטצאפ ,לחדד המזמין לא יאשר תעודת משלוח דחגחטאלית עד השלמת המסמכים ע"י הספק.</w:t>
      </w:r>
    </w:p>
    <w:p w14:paraId="006F2E46" w14:textId="77777777" w:rsidR="004E0F7F" w:rsidRPr="00CD21FD" w:rsidRDefault="004E0F7F" w:rsidP="004E0F7F">
      <w:pPr>
        <w:pStyle w:val="ab"/>
        <w:numPr>
          <w:ilvl w:val="1"/>
          <w:numId w:val="21"/>
        </w:numPr>
        <w:spacing w:after="160" w:line="276" w:lineRule="auto"/>
        <w:rPr>
          <w:rFonts w:ascii="David" w:hAnsi="David"/>
          <w:strike/>
          <w:sz w:val="24"/>
          <w:szCs w:val="24"/>
        </w:rPr>
      </w:pPr>
      <w:r>
        <w:rPr>
          <w:rFonts w:ascii="David" w:hAnsi="David" w:hint="cs"/>
          <w:sz w:val="24"/>
          <w:szCs w:val="24"/>
          <w:rtl/>
        </w:rPr>
        <w:t xml:space="preserve"> חתימה על תעודת המשלוח בעותק קשיח ואישור תעודת המשלוח הדיגיטאלית במערכת המרק"ט תבוצע ע"י מקבל הציוד ביחידה רק לאחר ויידוא ובדיקת הציוד בהתאם למצויין בתעודות וספירת הציוד שהתקבל בפועל.</w:t>
      </w:r>
      <w:r w:rsidRPr="00CD21FD">
        <w:rPr>
          <w:rFonts w:ascii="David" w:hAnsi="David" w:hint="cs"/>
          <w:strike/>
          <w:sz w:val="24"/>
          <w:szCs w:val="24"/>
          <w:rtl/>
        </w:rPr>
        <w:t>רק לאחר קבלתם ביחידה ובדיקת הציוד שיתקבל, יבצע המזמין אישור לטובת שליחת תחשיב.</w:t>
      </w:r>
    </w:p>
    <w:p w14:paraId="444EDC57"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באחריות הספק להחתים את מקבל הציוד ביחידה ע"ג תעודת המשלוח (עותק קשיח) ולציין את הנתונים הבאים שירשמו </w:t>
      </w:r>
      <w:r w:rsidRPr="004C0FE6">
        <w:rPr>
          <w:rFonts w:ascii="David" w:hAnsi="David" w:hint="cs"/>
          <w:b/>
          <w:bCs/>
          <w:sz w:val="24"/>
          <w:szCs w:val="24"/>
          <w:rtl/>
        </w:rPr>
        <w:t>בכתב יד ברור וקריא</w:t>
      </w:r>
      <w:r>
        <w:rPr>
          <w:rFonts w:ascii="David" w:hAnsi="David" w:hint="cs"/>
          <w:sz w:val="24"/>
          <w:szCs w:val="24"/>
          <w:rtl/>
        </w:rPr>
        <w:t>: תאריך קבלת הציוד ביחידה, שם פרטי ושם משפחה, מ.א. , טלפון, שם היחידה וסימול האפסנאי.</w:t>
      </w:r>
    </w:p>
    <w:p w14:paraId="2067D631" w14:textId="77777777" w:rsidR="004E0F7F" w:rsidRPr="00CD21FD" w:rsidRDefault="004E0F7F" w:rsidP="004E0F7F">
      <w:pPr>
        <w:pStyle w:val="ab"/>
        <w:numPr>
          <w:ilvl w:val="1"/>
          <w:numId w:val="21"/>
        </w:numPr>
        <w:spacing w:after="160" w:line="276" w:lineRule="auto"/>
        <w:rPr>
          <w:rFonts w:ascii="David" w:hAnsi="David"/>
          <w:sz w:val="24"/>
          <w:szCs w:val="24"/>
        </w:rPr>
      </w:pPr>
      <w:r w:rsidRPr="00CD21FD">
        <w:rPr>
          <w:rFonts w:ascii="David" w:hAnsi="David" w:hint="cs"/>
          <w:sz w:val="24"/>
          <w:szCs w:val="24"/>
          <w:rtl/>
        </w:rPr>
        <w:t>התעודה תיחתם בחותמת יחידה, עותק יישא</w:t>
      </w:r>
      <w:r w:rsidRPr="00CD21FD">
        <w:rPr>
          <w:rFonts w:ascii="David" w:hAnsi="David" w:hint="eastAsia"/>
          <w:sz w:val="24"/>
          <w:szCs w:val="24"/>
          <w:rtl/>
        </w:rPr>
        <w:t>ר</w:t>
      </w:r>
      <w:r w:rsidRPr="00CD21FD">
        <w:rPr>
          <w:rFonts w:ascii="David" w:hAnsi="David" w:hint="cs"/>
          <w:sz w:val="24"/>
          <w:szCs w:val="24"/>
          <w:rtl/>
        </w:rPr>
        <w:t xml:space="preserve"> אצל המזמין.</w:t>
      </w:r>
    </w:p>
    <w:p w14:paraId="4A90D9E9"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באחריות הספק להזרים תעודת משלוח דיגיטלית במערכת המרק"ט עד 24 שעות מאספקת הציוד ביחידה.</w:t>
      </w:r>
    </w:p>
    <w:p w14:paraId="32049DC1"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בכל מקרה שיהיו פערים בין המזמין לספק לגבי הציוד שסופק אבל לטענת היחידה לא התקבל אצלה או שהתעודת משלוח הדיגיטאלית לא אושרה למרות שהציוד סופק, באחריות הספק להעביר למנפ"ר את תעודת המשלוח החתומה שתהווה הוכחה לאספקת הציוד, ללא תעודת המשלוח החתומה, יועבר הנושא לבדיקה ובירור ע"י המשרד.</w:t>
      </w:r>
    </w:p>
    <w:p w14:paraId="7624D458"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בכל מקרה של הספקה שלא בהתאם לכמות המופיעה בעותק הקשיח של תעודת המשלוח, באחריות הספק להשלים את הפערים עד 24 שעות מאספקת הפריטים למזמין.</w:t>
      </w:r>
    </w:p>
    <w:p w14:paraId="7DF32EFF"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בכל מקרה שיידרש ע"י המזמין, באחריות ספק לצרף לתעודת המשלוח הדיגיטאלית המערכת את תעודת המשלוח "עותק קשיח" שנחתם ע"י היחידה בעת אספקת הציוד.</w:t>
      </w:r>
    </w:p>
    <w:p w14:paraId="755EF6BA"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באחריות הספק לוודא עם המפעיל החיצוני (עפ"י נספח 97 המצ"ב לבל"מ) יכולת ביצוע דרישת סעיף 11.14  עם תחילת הפעלת ההסכם.</w:t>
      </w:r>
    </w:p>
    <w:p w14:paraId="572C34C8" w14:textId="77777777" w:rsidR="004E0F7F" w:rsidRPr="00A903F9" w:rsidRDefault="004E0F7F" w:rsidP="004E0F7F">
      <w:pPr>
        <w:pStyle w:val="ab"/>
        <w:spacing w:line="276" w:lineRule="auto"/>
        <w:ind w:left="957"/>
        <w:rPr>
          <w:rFonts w:ascii="David" w:hAnsi="David"/>
          <w:sz w:val="24"/>
          <w:szCs w:val="24"/>
        </w:rPr>
      </w:pPr>
    </w:p>
    <w:p w14:paraId="55F1B632" w14:textId="77777777" w:rsidR="004E0F7F" w:rsidRPr="00CE2C4A" w:rsidRDefault="004E0F7F" w:rsidP="004E0F7F">
      <w:pPr>
        <w:pStyle w:val="ab"/>
        <w:numPr>
          <w:ilvl w:val="0"/>
          <w:numId w:val="21"/>
        </w:numPr>
        <w:spacing w:after="160" w:line="276" w:lineRule="auto"/>
        <w:rPr>
          <w:rFonts w:ascii="David" w:hAnsi="David"/>
          <w:b/>
          <w:bCs/>
          <w:sz w:val="24"/>
          <w:szCs w:val="24"/>
          <w:u w:val="single"/>
        </w:rPr>
      </w:pPr>
      <w:r w:rsidRPr="00CE2C4A">
        <w:rPr>
          <w:rFonts w:ascii="David" w:hAnsi="David" w:hint="cs"/>
          <w:b/>
          <w:bCs/>
          <w:sz w:val="24"/>
          <w:szCs w:val="24"/>
          <w:u w:val="single"/>
          <w:rtl/>
        </w:rPr>
        <w:t>הבטחת איכות ומימוש אחריות</w:t>
      </w:r>
    </w:p>
    <w:p w14:paraId="34E77854"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w:t>
      </w:r>
      <w:r w:rsidRPr="00CE2C4A">
        <w:rPr>
          <w:rFonts w:ascii="David" w:hAnsi="David" w:hint="cs"/>
          <w:sz w:val="24"/>
          <w:szCs w:val="24"/>
          <w:rtl/>
        </w:rPr>
        <w:t xml:space="preserve">באחריות הספק לספק רק את דגמי הפריטים המפורטים </w:t>
      </w:r>
      <w:commentRangeStart w:id="23"/>
      <w:r w:rsidRPr="00CE2C4A">
        <w:rPr>
          <w:rFonts w:ascii="David" w:hAnsi="David" w:hint="cs"/>
          <w:sz w:val="24"/>
          <w:szCs w:val="24"/>
          <w:rtl/>
        </w:rPr>
        <w:t xml:space="preserve">בקובץ אומדן צריכה </w:t>
      </w:r>
      <w:commentRangeEnd w:id="23"/>
      <w:r>
        <w:rPr>
          <w:rStyle w:val="ad"/>
          <w:rtl/>
        </w:rPr>
        <w:commentReference w:id="23"/>
      </w:r>
      <w:r w:rsidRPr="00CE2C4A">
        <w:rPr>
          <w:rFonts w:ascii="David" w:hAnsi="David" w:hint="cs"/>
          <w:sz w:val="24"/>
          <w:szCs w:val="24"/>
          <w:rtl/>
        </w:rPr>
        <w:t>שאושרו ע"י הגט"ב בהליך בחינת הדגם.</w:t>
      </w:r>
    </w:p>
    <w:p w14:paraId="2EFFF207"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באחריות הספק לתת אחריות לכלל הפריטים המפורטים </w:t>
      </w:r>
      <w:commentRangeStart w:id="24"/>
      <w:r>
        <w:rPr>
          <w:rFonts w:ascii="David" w:hAnsi="David" w:hint="cs"/>
          <w:sz w:val="24"/>
          <w:szCs w:val="24"/>
          <w:rtl/>
        </w:rPr>
        <w:t>בנספח א'</w:t>
      </w:r>
      <w:commentRangeEnd w:id="24"/>
      <w:r>
        <w:rPr>
          <w:rStyle w:val="ad"/>
          <w:rtl/>
        </w:rPr>
        <w:commentReference w:id="24"/>
      </w:r>
      <w:r>
        <w:rPr>
          <w:rFonts w:ascii="David" w:hAnsi="David" w:hint="cs"/>
          <w:sz w:val="24"/>
          <w:szCs w:val="24"/>
          <w:rtl/>
        </w:rPr>
        <w:t>. תקופת האחריות תהיה כפי שנהוג לכלל לקוחותיו ולא פחות מ-12 חודשים.</w:t>
      </w:r>
    </w:p>
    <w:p w14:paraId="2BF4C345"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האחריות לפריטים תקפה גם אם הסתיים תוקף ההסכם.</w:t>
      </w:r>
    </w:p>
    <w:p w14:paraId="67F407E7"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במהלך ויתגלו במהלך האספקות פגמים בפריט או באריזה שאינם תואמים לדרישות המסמכים הישימים, יעצרו האספקות לפריט. באחריות הספק לאסוף את הפריט הפגום מכלל יחידות צה"ל תוך 3 ימי עסקים מקבלת הנחיה מהגוף הדורש.</w:t>
      </w:r>
    </w:p>
    <w:p w14:paraId="17E020F5" w14:textId="77777777" w:rsidR="004E0F7F" w:rsidRDefault="004E0F7F" w:rsidP="004E0F7F">
      <w:pPr>
        <w:pStyle w:val="ab"/>
        <w:numPr>
          <w:ilvl w:val="1"/>
          <w:numId w:val="21"/>
        </w:numPr>
        <w:spacing w:after="160" w:line="276" w:lineRule="auto"/>
        <w:rPr>
          <w:rFonts w:ascii="David" w:hAnsi="David"/>
          <w:sz w:val="24"/>
          <w:szCs w:val="24"/>
        </w:rPr>
      </w:pPr>
      <w:commentRangeStart w:id="25"/>
      <w:r>
        <w:rPr>
          <w:rFonts w:ascii="David" w:hAnsi="David" w:hint="cs"/>
          <w:sz w:val="24"/>
          <w:szCs w:val="24"/>
          <w:rtl/>
        </w:rPr>
        <w:t xml:space="preserve">  יצוין כי תקלת פגם בפריט תחשב כסדרתית מ-10 פניות ומעלה.</w:t>
      </w:r>
      <w:commentRangeEnd w:id="25"/>
      <w:r>
        <w:rPr>
          <w:rStyle w:val="ad"/>
          <w:rtl/>
        </w:rPr>
        <w:commentReference w:id="25"/>
      </w:r>
    </w:p>
    <w:p w14:paraId="0C5D0A09"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w:t>
      </w:r>
      <w:commentRangeStart w:id="26"/>
      <w:r>
        <w:rPr>
          <w:rFonts w:ascii="David" w:hAnsi="David" w:hint="cs"/>
          <w:sz w:val="24"/>
          <w:szCs w:val="24"/>
          <w:rtl/>
        </w:rPr>
        <w:t>בכל מקרה בו יימצא</w:t>
      </w:r>
      <w:commentRangeEnd w:id="26"/>
      <w:r>
        <w:rPr>
          <w:rStyle w:val="ad"/>
          <w:rtl/>
        </w:rPr>
        <w:commentReference w:id="26"/>
      </w:r>
      <w:r>
        <w:rPr>
          <w:rFonts w:ascii="David" w:hAnsi="David" w:hint="cs"/>
          <w:sz w:val="24"/>
          <w:szCs w:val="24"/>
          <w:rtl/>
        </w:rPr>
        <w:t xml:space="preserve"> פריט פגום בהתאם לסעיף 12.5 לעיל, יעביר הספק תוך 24 שעות הצעה לפריט חלופי לאישור הגוף הדורש ומשרד ובהתאם לכלל דרישת סעיף 4 במסמך זה.</w:t>
      </w:r>
    </w:p>
    <w:p w14:paraId="6856A321"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עם קבלת האישור מהגוף הדורש והמשרד לפריט החלופי שהוצע, יחדש הספק את האספקות והמלאי שנאסף מיחידות צה"ל (ללא התחשבות תשלום) יושלם ביחידות וזאת עד 7 ימי עסקים לכלל היחידות.</w:t>
      </w:r>
    </w:p>
    <w:p w14:paraId="5EBD1B1A"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הפריט שיוחלף, יסופק עם תעודת אחריות חדשה חתומה ע"י ותאריך תחילת האחריות יהיה תאריך אספקת הפריט החדש ליחידה.</w:t>
      </w:r>
    </w:p>
    <w:p w14:paraId="17C5A6CA" w14:textId="77777777" w:rsidR="004E0F7F" w:rsidRDefault="004E0F7F" w:rsidP="004E0F7F">
      <w:pPr>
        <w:pStyle w:val="ab"/>
        <w:numPr>
          <w:ilvl w:val="1"/>
          <w:numId w:val="21"/>
        </w:numPr>
        <w:spacing w:after="160" w:line="276" w:lineRule="auto"/>
        <w:rPr>
          <w:rFonts w:ascii="David" w:hAnsi="David"/>
          <w:sz w:val="24"/>
          <w:szCs w:val="24"/>
        </w:rPr>
      </w:pPr>
      <w:commentRangeStart w:id="27"/>
      <w:r>
        <w:rPr>
          <w:rFonts w:ascii="David" w:hAnsi="David" w:hint="cs"/>
          <w:sz w:val="24"/>
          <w:szCs w:val="24"/>
          <w:rtl/>
        </w:rPr>
        <w:t xml:space="preserve">  בכל מקרה של פריט שבוצע בגינו מימוש אחריות, באחריות הספק לעדכן בכתב את הגוף הדורש תוך ציון כלל הנושאים המפורטים בסעיף 5.6 לטובת מעקב ובקרה.</w:t>
      </w:r>
      <w:commentRangeEnd w:id="27"/>
      <w:r>
        <w:rPr>
          <w:rStyle w:val="ad"/>
          <w:rtl/>
        </w:rPr>
        <w:commentReference w:id="27"/>
      </w:r>
    </w:p>
    <w:p w14:paraId="149C4DE8" w14:textId="77777777" w:rsidR="004E0F7F" w:rsidRDefault="004E0F7F" w:rsidP="004E0F7F">
      <w:pPr>
        <w:pStyle w:val="ab"/>
        <w:spacing w:line="276" w:lineRule="auto"/>
        <w:ind w:left="957"/>
        <w:rPr>
          <w:rFonts w:ascii="David" w:hAnsi="David"/>
          <w:sz w:val="24"/>
          <w:szCs w:val="24"/>
          <w:rtl/>
        </w:rPr>
      </w:pPr>
    </w:p>
    <w:p w14:paraId="4B656B70" w14:textId="77777777" w:rsidR="004E0F7F" w:rsidRPr="003929AA" w:rsidRDefault="004E0F7F" w:rsidP="004E0F7F">
      <w:pPr>
        <w:pStyle w:val="ab"/>
        <w:numPr>
          <w:ilvl w:val="0"/>
          <w:numId w:val="21"/>
        </w:numPr>
        <w:spacing w:after="160" w:line="276" w:lineRule="auto"/>
        <w:rPr>
          <w:rFonts w:ascii="David" w:hAnsi="David"/>
          <w:b/>
          <w:bCs/>
          <w:sz w:val="24"/>
          <w:szCs w:val="24"/>
          <w:u w:val="single"/>
        </w:rPr>
      </w:pPr>
      <w:r w:rsidRPr="003929AA">
        <w:rPr>
          <w:rFonts w:ascii="David" w:hAnsi="David" w:hint="cs"/>
          <w:b/>
          <w:bCs/>
          <w:sz w:val="24"/>
          <w:szCs w:val="24"/>
          <w:u w:val="single"/>
          <w:rtl/>
        </w:rPr>
        <w:t>מצבי חירום</w:t>
      </w:r>
    </w:p>
    <w:p w14:paraId="0CD77D56"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w:t>
      </w:r>
      <w:r w:rsidRPr="003929AA">
        <w:rPr>
          <w:rFonts w:ascii="David" w:hAnsi="David" w:hint="cs"/>
          <w:sz w:val="24"/>
          <w:szCs w:val="24"/>
          <w:rtl/>
        </w:rPr>
        <w:t>עם הכרזת שעת חירום בהתאם לנספח 013 המצורף להסכם זה, או קבלת עדכון מהמשרד/הגוף הדורש, הספק יערך לזמינות אנשי הקשר באתרו ונקודות האספקה לטיפול בפניות הגוף הדורש הכולל:</w:t>
      </w:r>
    </w:p>
    <w:p w14:paraId="41EFF0F5" w14:textId="77777777" w:rsidR="004E0F7F" w:rsidRDefault="004E0F7F" w:rsidP="004E0F7F">
      <w:pPr>
        <w:pStyle w:val="ab"/>
        <w:numPr>
          <w:ilvl w:val="0"/>
          <w:numId w:val="20"/>
        </w:numPr>
        <w:spacing w:after="160" w:line="276" w:lineRule="auto"/>
        <w:rPr>
          <w:rFonts w:ascii="David" w:hAnsi="David"/>
          <w:sz w:val="24"/>
          <w:szCs w:val="24"/>
        </w:rPr>
      </w:pPr>
      <w:r w:rsidRPr="00BB0C1C">
        <w:rPr>
          <w:rFonts w:ascii="David" w:hAnsi="David" w:hint="cs"/>
          <w:sz w:val="24"/>
          <w:szCs w:val="24"/>
          <w:rtl/>
        </w:rPr>
        <w:lastRenderedPageBreak/>
        <w:t xml:space="preserve">ימים א'-ה' בין השעות 8:00 </w:t>
      </w:r>
      <w:r w:rsidRPr="00BB0C1C">
        <w:rPr>
          <w:rFonts w:ascii="David" w:hAnsi="David"/>
          <w:sz w:val="24"/>
          <w:szCs w:val="24"/>
          <w:rtl/>
        </w:rPr>
        <w:t>–</w:t>
      </w:r>
      <w:r w:rsidRPr="00BB0C1C">
        <w:rPr>
          <w:rFonts w:ascii="David" w:hAnsi="David" w:hint="cs"/>
          <w:sz w:val="24"/>
          <w:szCs w:val="24"/>
          <w:rtl/>
        </w:rPr>
        <w:t xml:space="preserve"> 17:00 </w:t>
      </w:r>
      <w:r w:rsidRPr="00514B89">
        <w:rPr>
          <w:rFonts w:ascii="David" w:hAnsi="David" w:hint="cs"/>
          <w:sz w:val="24"/>
          <w:szCs w:val="24"/>
          <w:u w:val="single"/>
          <w:rtl/>
        </w:rPr>
        <w:t>זמינות טלפונית</w:t>
      </w:r>
      <w:r w:rsidRPr="00BB0C1C">
        <w:rPr>
          <w:rFonts w:ascii="David" w:hAnsi="David" w:hint="cs"/>
          <w:sz w:val="24"/>
          <w:szCs w:val="24"/>
          <w:rtl/>
        </w:rPr>
        <w:t xml:space="preserve"> מ-17:00  - 22:00</w:t>
      </w:r>
    </w:p>
    <w:p w14:paraId="2CFBC0FF" w14:textId="77777777" w:rsidR="004E0F7F" w:rsidRDefault="004E0F7F" w:rsidP="004E0F7F">
      <w:pPr>
        <w:pStyle w:val="ab"/>
        <w:numPr>
          <w:ilvl w:val="0"/>
          <w:numId w:val="20"/>
        </w:numPr>
        <w:spacing w:after="160" w:line="276" w:lineRule="auto"/>
        <w:rPr>
          <w:rFonts w:ascii="David" w:hAnsi="David"/>
          <w:sz w:val="24"/>
          <w:szCs w:val="24"/>
        </w:rPr>
      </w:pPr>
      <w:r>
        <w:rPr>
          <w:rFonts w:ascii="David" w:hAnsi="David" w:hint="cs"/>
          <w:sz w:val="24"/>
          <w:szCs w:val="24"/>
          <w:rtl/>
        </w:rPr>
        <w:t xml:space="preserve">יום שישי וערבי חג בין השעות 8:00 </w:t>
      </w:r>
      <w:r>
        <w:rPr>
          <w:rFonts w:ascii="David" w:hAnsi="David"/>
          <w:sz w:val="24"/>
          <w:szCs w:val="24"/>
          <w:rtl/>
        </w:rPr>
        <w:t>–</w:t>
      </w:r>
      <w:r>
        <w:rPr>
          <w:rFonts w:ascii="David" w:hAnsi="David" w:hint="cs"/>
          <w:sz w:val="24"/>
          <w:szCs w:val="24"/>
          <w:rtl/>
        </w:rPr>
        <w:t xml:space="preserve"> 13:00 לכל הפחות או בהתאם לכלל השעות הנהוגות לכלל לקוחותיו</w:t>
      </w:r>
      <w:r w:rsidRPr="00514B89">
        <w:rPr>
          <w:rFonts w:ascii="David" w:hAnsi="David" w:hint="cs"/>
          <w:sz w:val="24"/>
          <w:szCs w:val="24"/>
          <w:u w:val="single"/>
          <w:rtl/>
        </w:rPr>
        <w:t>. זמינות טלפונית</w:t>
      </w:r>
      <w:r>
        <w:rPr>
          <w:rFonts w:ascii="David" w:hAnsi="David" w:hint="cs"/>
          <w:sz w:val="24"/>
          <w:szCs w:val="24"/>
          <w:rtl/>
        </w:rPr>
        <w:t xml:space="preserve"> עד 22:00</w:t>
      </w:r>
    </w:p>
    <w:p w14:paraId="5127AFE2" w14:textId="77777777" w:rsidR="004E0F7F" w:rsidRDefault="004E0F7F" w:rsidP="004E0F7F">
      <w:pPr>
        <w:pStyle w:val="ab"/>
        <w:numPr>
          <w:ilvl w:val="0"/>
          <w:numId w:val="20"/>
        </w:numPr>
        <w:spacing w:after="160" w:line="276" w:lineRule="auto"/>
        <w:rPr>
          <w:rFonts w:ascii="David" w:hAnsi="David"/>
          <w:sz w:val="24"/>
          <w:szCs w:val="24"/>
        </w:rPr>
      </w:pPr>
      <w:r>
        <w:rPr>
          <w:rFonts w:ascii="David" w:hAnsi="David" w:hint="cs"/>
          <w:sz w:val="24"/>
          <w:szCs w:val="24"/>
          <w:rtl/>
        </w:rPr>
        <w:t xml:space="preserve">ימי חוה"מ בין השעות 8:00 </w:t>
      </w:r>
      <w:r>
        <w:rPr>
          <w:rFonts w:ascii="David" w:hAnsi="David"/>
          <w:sz w:val="24"/>
          <w:szCs w:val="24"/>
          <w:rtl/>
        </w:rPr>
        <w:t>–</w:t>
      </w:r>
      <w:r>
        <w:rPr>
          <w:rFonts w:ascii="David" w:hAnsi="David" w:hint="cs"/>
          <w:sz w:val="24"/>
          <w:szCs w:val="24"/>
          <w:rtl/>
        </w:rPr>
        <w:t xml:space="preserve"> 17:00 לכל הפחות או בהתאם לשעות הפעילות אצל הספק לכלל לקוחותיו. </w:t>
      </w:r>
      <w:r w:rsidRPr="00514B89">
        <w:rPr>
          <w:rFonts w:ascii="David" w:hAnsi="David" w:hint="cs"/>
          <w:sz w:val="24"/>
          <w:szCs w:val="24"/>
          <w:u w:val="single"/>
          <w:rtl/>
        </w:rPr>
        <w:t>זמינות טלפונית</w:t>
      </w:r>
      <w:r>
        <w:rPr>
          <w:rFonts w:ascii="David" w:hAnsi="David" w:hint="cs"/>
          <w:sz w:val="24"/>
          <w:szCs w:val="24"/>
          <w:rtl/>
        </w:rPr>
        <w:t xml:space="preserve"> עד 22:00.</w:t>
      </w:r>
    </w:p>
    <w:p w14:paraId="7A93423F"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w:t>
      </w:r>
      <w:r w:rsidRPr="00514B89">
        <w:rPr>
          <w:rFonts w:ascii="David" w:hAnsi="David" w:hint="cs"/>
          <w:sz w:val="24"/>
          <w:szCs w:val="24"/>
          <w:rtl/>
        </w:rPr>
        <w:t xml:space="preserve">באחריות הספק לספק את הציוד ישירות לאתר המזמין ללא התייחסות למינימום </w:t>
      </w:r>
      <w:r>
        <w:rPr>
          <w:rFonts w:ascii="David" w:hAnsi="David" w:hint="cs"/>
          <w:sz w:val="24"/>
          <w:szCs w:val="24"/>
          <w:rtl/>
        </w:rPr>
        <w:t xml:space="preserve"> </w:t>
      </w:r>
    </w:p>
    <w:p w14:paraId="7E616039" w14:textId="77777777" w:rsidR="004E0F7F" w:rsidRDefault="004E0F7F" w:rsidP="004E0F7F">
      <w:pPr>
        <w:pStyle w:val="ab"/>
        <w:spacing w:line="276" w:lineRule="auto"/>
        <w:ind w:left="957"/>
        <w:rPr>
          <w:rFonts w:ascii="David" w:hAnsi="David"/>
          <w:sz w:val="24"/>
          <w:szCs w:val="24"/>
        </w:rPr>
      </w:pPr>
      <w:r>
        <w:rPr>
          <w:rFonts w:ascii="David" w:hAnsi="David" w:hint="cs"/>
          <w:sz w:val="24"/>
          <w:szCs w:val="24"/>
          <w:rtl/>
        </w:rPr>
        <w:t xml:space="preserve">  </w:t>
      </w:r>
      <w:r w:rsidRPr="00514B89">
        <w:rPr>
          <w:rFonts w:ascii="David" w:hAnsi="David" w:hint="cs"/>
          <w:sz w:val="24"/>
          <w:szCs w:val="24"/>
          <w:rtl/>
        </w:rPr>
        <w:t xml:space="preserve">הזמנה </w:t>
      </w:r>
      <w:r>
        <w:rPr>
          <w:rFonts w:ascii="David" w:hAnsi="David" w:hint="cs"/>
          <w:sz w:val="24"/>
          <w:szCs w:val="24"/>
          <w:rtl/>
        </w:rPr>
        <w:t xml:space="preserve"> (סעיף 3.2 במסמך זה) </w:t>
      </w:r>
      <w:r w:rsidRPr="00514B89">
        <w:rPr>
          <w:rFonts w:ascii="David" w:hAnsi="David" w:hint="cs"/>
          <w:sz w:val="24"/>
          <w:szCs w:val="24"/>
          <w:rtl/>
        </w:rPr>
        <w:t>ובאישור הגוף הדורש בלבד.</w:t>
      </w:r>
    </w:p>
    <w:p w14:paraId="78B555ED"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למזמין שמורה הזכות להגיע לאתר הספק או לנקודת המכירה של הספק (בתיאום של הספק עם נקודת המכירה) למשיכת הציוד או חלקו תוך תיאום הגעתו.</w:t>
      </w:r>
    </w:p>
    <w:p w14:paraId="5FAE629A"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באחריות הספק ובהתאם לבקשת המזמין, להכין את הציוד תוך 3 שעות ממועד קבלת הפק"א / פק"א ידנית במערכת אצלו וכן במקרה של משיכה מנקודת המכירה.</w:t>
      </w:r>
    </w:p>
    <w:p w14:paraId="40099160"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בכל מקרה שבו תועבר פק"א ידנית, באחריות הגוף הדורש הזרמת הפק"א במערכת המרק"ט עד 48 שעות, או שתועבר הזמנה המופקת ע"י המשרד.</w:t>
      </w:r>
    </w:p>
    <w:p w14:paraId="4A1AEB23"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באחריות הספק, לצרף לכל אספקה לאתר המזמין או במקרה של משיכה מאתר הספק / נקודת מכירה, את תעודת המשלוח (כמפורט בסעיף 11.4 במסמך זה)  בעותק קשיח ותעודת האחריות.</w:t>
      </w:r>
    </w:p>
    <w:p w14:paraId="05BB80B3"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באחריות הספק להזרים במערכת המרק"ט את תעודת המשלוח הדיגיטאלית עד 24 שעות מאספקת / משיכת הציוד.</w:t>
      </w:r>
    </w:p>
    <w:p w14:paraId="0545047C"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בכל מקרה שיתקבל פריט פגום או כמות שלא בהלימה לכמות שצוינה בעותק הקשיח של תעודת המשלוח, באחריות הספק להשלים את הכמות החסרה או לספק פריט חדש תקין עד 3 שעות מאספקת הפריטים באתר המזמין, לציין, כי המזמין אינו מחויב להחזיר לספק את הפריטים הפגומים.</w:t>
      </w:r>
    </w:p>
    <w:p w14:paraId="43C9B807" w14:textId="77777777" w:rsidR="004E0F7F" w:rsidRPr="00F855AF" w:rsidRDefault="004E0F7F" w:rsidP="004E0F7F">
      <w:pPr>
        <w:pStyle w:val="ab"/>
        <w:spacing w:line="276" w:lineRule="auto"/>
        <w:ind w:left="957"/>
        <w:rPr>
          <w:rFonts w:ascii="David" w:hAnsi="David"/>
          <w:sz w:val="24"/>
          <w:szCs w:val="24"/>
        </w:rPr>
      </w:pPr>
    </w:p>
    <w:p w14:paraId="2CA5BA1D" w14:textId="77777777" w:rsidR="004E0F7F" w:rsidRPr="00DE3F1B" w:rsidRDefault="004E0F7F" w:rsidP="004E0F7F">
      <w:pPr>
        <w:pStyle w:val="ab"/>
        <w:numPr>
          <w:ilvl w:val="0"/>
          <w:numId w:val="21"/>
        </w:numPr>
        <w:spacing w:after="160" w:line="276" w:lineRule="auto"/>
        <w:rPr>
          <w:rFonts w:ascii="David" w:hAnsi="David"/>
          <w:b/>
          <w:bCs/>
          <w:sz w:val="24"/>
          <w:szCs w:val="24"/>
          <w:u w:val="single"/>
        </w:rPr>
      </w:pPr>
      <w:r w:rsidRPr="00DE3F1B">
        <w:rPr>
          <w:rFonts w:ascii="David" w:hAnsi="David" w:hint="cs"/>
          <w:b/>
          <w:bCs/>
          <w:sz w:val="24"/>
          <w:szCs w:val="24"/>
          <w:u w:val="single"/>
          <w:rtl/>
        </w:rPr>
        <w:t>מפעל חיוני</w:t>
      </w:r>
    </w:p>
    <w:p w14:paraId="6CE1AEA4"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w:t>
      </w:r>
      <w:r w:rsidRPr="00DE3F1B">
        <w:rPr>
          <w:rFonts w:ascii="David" w:hAnsi="David" w:hint="cs"/>
          <w:sz w:val="24"/>
          <w:szCs w:val="24"/>
          <w:rtl/>
        </w:rPr>
        <w:t>מפעל יוגדר כמפעל חיוני ע"פ הוראות המשרד בנושא ונספח 013 המצ"ב להסכם, על הספק להכיר ולהתארגן בהתאם.</w:t>
      </w:r>
    </w:p>
    <w:p w14:paraId="28F5CE0E" w14:textId="77777777" w:rsidR="004E0F7F" w:rsidRDefault="004E0F7F" w:rsidP="004E0F7F">
      <w:pPr>
        <w:pStyle w:val="ab"/>
        <w:numPr>
          <w:ilvl w:val="1"/>
          <w:numId w:val="21"/>
        </w:numPr>
        <w:spacing w:after="160" w:line="276" w:lineRule="auto"/>
        <w:rPr>
          <w:rFonts w:ascii="David" w:hAnsi="David"/>
          <w:sz w:val="24"/>
          <w:szCs w:val="24"/>
        </w:rPr>
      </w:pPr>
      <w:r>
        <w:rPr>
          <w:rFonts w:ascii="David" w:hAnsi="David" w:hint="cs"/>
          <w:sz w:val="24"/>
          <w:szCs w:val="24"/>
          <w:rtl/>
        </w:rPr>
        <w:t xml:space="preserve">  כמויות הפריטים בשע"ח/מצבי ביניים מצוינים בנספח ב' </w:t>
      </w:r>
      <w:commentRangeStart w:id="28"/>
      <w:r>
        <w:rPr>
          <w:rFonts w:ascii="David" w:hAnsi="David" w:hint="cs"/>
          <w:sz w:val="24"/>
          <w:szCs w:val="24"/>
          <w:rtl/>
        </w:rPr>
        <w:t>באומדן בלבד</w:t>
      </w:r>
      <w:commentRangeEnd w:id="28"/>
      <w:r>
        <w:rPr>
          <w:rStyle w:val="ad"/>
          <w:rtl/>
        </w:rPr>
        <w:commentReference w:id="28"/>
      </w:r>
      <w:r>
        <w:rPr>
          <w:rFonts w:ascii="David" w:hAnsi="David" w:hint="cs"/>
          <w:sz w:val="24"/>
          <w:szCs w:val="24"/>
          <w:rtl/>
        </w:rPr>
        <w:t>.</w:t>
      </w:r>
    </w:p>
    <w:p w14:paraId="78EEA7F4" w14:textId="77777777" w:rsidR="004E0F7F" w:rsidRDefault="004E0F7F" w:rsidP="004E0F7F">
      <w:pPr>
        <w:spacing w:line="276" w:lineRule="auto"/>
        <w:rPr>
          <w:rFonts w:ascii="David" w:hAnsi="David"/>
          <w:sz w:val="24"/>
          <w:szCs w:val="24"/>
          <w:rtl/>
        </w:rPr>
      </w:pPr>
    </w:p>
    <w:p w14:paraId="76AE36AB" w14:textId="77777777" w:rsidR="004E0F7F" w:rsidRDefault="004E0F7F" w:rsidP="004E0F7F">
      <w:pPr>
        <w:spacing w:line="276" w:lineRule="auto"/>
        <w:rPr>
          <w:rFonts w:ascii="David" w:hAnsi="David"/>
          <w:sz w:val="24"/>
          <w:szCs w:val="24"/>
          <w:rtl/>
        </w:rPr>
      </w:pPr>
    </w:p>
    <w:p w14:paraId="14744838" w14:textId="77777777" w:rsidR="004E0F7F" w:rsidRPr="00A903F9" w:rsidRDefault="004E0F7F" w:rsidP="004E0F7F">
      <w:pPr>
        <w:spacing w:line="276" w:lineRule="auto"/>
        <w:rPr>
          <w:rFonts w:ascii="David" w:hAnsi="David"/>
          <w:sz w:val="24"/>
          <w:szCs w:val="24"/>
        </w:rPr>
      </w:pPr>
    </w:p>
    <w:p w14:paraId="4C0336D4" w14:textId="77777777" w:rsidR="004E0F7F" w:rsidRDefault="004E0F7F" w:rsidP="004E0F7F">
      <w:pPr>
        <w:pStyle w:val="ab"/>
        <w:numPr>
          <w:ilvl w:val="0"/>
          <w:numId w:val="21"/>
        </w:numPr>
        <w:spacing w:after="160" w:line="276" w:lineRule="auto"/>
        <w:rPr>
          <w:rFonts w:ascii="David" w:hAnsi="David"/>
          <w:b/>
          <w:bCs/>
          <w:sz w:val="24"/>
          <w:szCs w:val="24"/>
          <w:u w:val="single"/>
        </w:rPr>
      </w:pPr>
      <w:r w:rsidRPr="006E2534">
        <w:rPr>
          <w:rFonts w:ascii="David" w:hAnsi="David"/>
          <w:b/>
          <w:bCs/>
          <w:sz w:val="24"/>
          <w:szCs w:val="24"/>
          <w:u w:val="single"/>
          <w:rtl/>
        </w:rPr>
        <w:t xml:space="preserve">ביטחון ואבטחת מידע </w:t>
      </w:r>
    </w:p>
    <w:p w14:paraId="325B3C7B" w14:textId="77777777" w:rsidR="004E0F7F" w:rsidRPr="006E2534" w:rsidRDefault="004E0F7F" w:rsidP="004E0F7F">
      <w:pPr>
        <w:pStyle w:val="ab"/>
        <w:spacing w:line="276" w:lineRule="auto"/>
        <w:ind w:left="785"/>
        <w:rPr>
          <w:rFonts w:ascii="David" w:hAnsi="David"/>
          <w:b/>
          <w:bCs/>
          <w:sz w:val="24"/>
          <w:szCs w:val="24"/>
          <w:u w:val="single"/>
        </w:rPr>
      </w:pPr>
    </w:p>
    <w:p w14:paraId="712C0FE0" w14:textId="77777777" w:rsidR="004E0F7F" w:rsidRPr="006E2534" w:rsidRDefault="004E0F7F" w:rsidP="004E0F7F">
      <w:pPr>
        <w:pStyle w:val="ab"/>
        <w:numPr>
          <w:ilvl w:val="1"/>
          <w:numId w:val="21"/>
        </w:numPr>
        <w:spacing w:after="160" w:line="276" w:lineRule="auto"/>
        <w:rPr>
          <w:rFonts w:ascii="David" w:hAnsi="David"/>
          <w:sz w:val="24"/>
          <w:szCs w:val="24"/>
        </w:rPr>
      </w:pPr>
      <w:r w:rsidRPr="006E2534">
        <w:rPr>
          <w:rFonts w:ascii="David" w:hAnsi="David"/>
          <w:sz w:val="24"/>
          <w:szCs w:val="24"/>
          <w:rtl/>
        </w:rPr>
        <w:t>כ</w:t>
      </w:r>
      <w:r w:rsidRPr="006E2534">
        <w:rPr>
          <w:rFonts w:ascii="David" w:hAnsi="David" w:hint="cs"/>
          <w:sz w:val="24"/>
          <w:szCs w:val="24"/>
          <w:rtl/>
        </w:rPr>
        <w:t>ל עובדי</w:t>
      </w:r>
      <w:r w:rsidRPr="006E2534">
        <w:rPr>
          <w:rFonts w:ascii="David" w:hAnsi="David"/>
          <w:sz w:val="24"/>
          <w:szCs w:val="24"/>
          <w:rtl/>
        </w:rPr>
        <w:t xml:space="preserve"> </w:t>
      </w:r>
      <w:r w:rsidRPr="006E2534">
        <w:rPr>
          <w:rFonts w:ascii="David" w:hAnsi="David" w:hint="cs"/>
          <w:sz w:val="24"/>
          <w:szCs w:val="24"/>
          <w:rtl/>
        </w:rPr>
        <w:t>הספק הנדרשים</w:t>
      </w:r>
      <w:r w:rsidRPr="006E2534">
        <w:rPr>
          <w:rFonts w:ascii="David" w:hAnsi="David"/>
          <w:sz w:val="24"/>
          <w:szCs w:val="24"/>
          <w:rtl/>
        </w:rPr>
        <w:t xml:space="preserve"> </w:t>
      </w:r>
      <w:r w:rsidRPr="006E2534">
        <w:rPr>
          <w:rFonts w:ascii="David" w:hAnsi="David" w:hint="cs"/>
          <w:sz w:val="24"/>
          <w:szCs w:val="24"/>
          <w:rtl/>
        </w:rPr>
        <w:t>להיכנס</w:t>
      </w:r>
      <w:r w:rsidRPr="006E2534">
        <w:rPr>
          <w:rFonts w:ascii="David" w:hAnsi="David"/>
          <w:sz w:val="24"/>
          <w:szCs w:val="24"/>
          <w:rtl/>
        </w:rPr>
        <w:t xml:space="preserve"> </w:t>
      </w:r>
      <w:r w:rsidRPr="006E2534">
        <w:rPr>
          <w:rFonts w:ascii="David" w:hAnsi="David" w:hint="cs"/>
          <w:sz w:val="24"/>
          <w:szCs w:val="24"/>
          <w:rtl/>
        </w:rPr>
        <w:t>למחנות</w:t>
      </w:r>
      <w:r w:rsidRPr="006E2534">
        <w:rPr>
          <w:rFonts w:ascii="David" w:hAnsi="David"/>
          <w:sz w:val="24"/>
          <w:szCs w:val="24"/>
          <w:rtl/>
        </w:rPr>
        <w:t xml:space="preserve"> </w:t>
      </w:r>
      <w:r w:rsidRPr="006E2534">
        <w:rPr>
          <w:rFonts w:ascii="David" w:hAnsi="David" w:hint="cs"/>
          <w:sz w:val="24"/>
          <w:szCs w:val="24"/>
          <w:rtl/>
        </w:rPr>
        <w:t>צה</w:t>
      </w:r>
      <w:r w:rsidRPr="006E2534">
        <w:rPr>
          <w:rFonts w:ascii="David" w:hAnsi="David"/>
          <w:sz w:val="24"/>
          <w:szCs w:val="24"/>
          <w:rtl/>
        </w:rPr>
        <w:t xml:space="preserve">"ל - </w:t>
      </w:r>
      <w:r w:rsidRPr="006E2534">
        <w:rPr>
          <w:rFonts w:ascii="David" w:hAnsi="David" w:hint="cs"/>
          <w:sz w:val="24"/>
          <w:szCs w:val="24"/>
          <w:rtl/>
        </w:rPr>
        <w:t>נדרשים</w:t>
      </w:r>
      <w:r w:rsidRPr="006E2534">
        <w:rPr>
          <w:rFonts w:ascii="David" w:hAnsi="David"/>
          <w:sz w:val="24"/>
          <w:szCs w:val="24"/>
          <w:rtl/>
        </w:rPr>
        <w:t xml:space="preserve">  </w:t>
      </w:r>
      <w:bookmarkStart w:id="29" w:name="_Hlk189728734"/>
      <w:r w:rsidRPr="006E2534">
        <w:rPr>
          <w:rFonts w:ascii="David" w:hAnsi="David"/>
          <w:sz w:val="24"/>
          <w:szCs w:val="24"/>
          <w:rtl/>
        </w:rPr>
        <w:t>לה</w:t>
      </w:r>
      <w:r w:rsidRPr="006E2534">
        <w:rPr>
          <w:rFonts w:ascii="David" w:hAnsi="David" w:hint="cs"/>
          <w:sz w:val="24"/>
          <w:szCs w:val="24"/>
          <w:rtl/>
        </w:rPr>
        <w:t>יות</w:t>
      </w:r>
      <w:r w:rsidRPr="006E2534">
        <w:rPr>
          <w:rFonts w:ascii="David" w:hAnsi="David"/>
          <w:sz w:val="24"/>
          <w:szCs w:val="24"/>
          <w:rtl/>
        </w:rPr>
        <w:t xml:space="preserve"> בעלי </w:t>
      </w:r>
      <w:r w:rsidRPr="006E2534">
        <w:rPr>
          <w:rFonts w:ascii="David" w:hAnsi="David" w:hint="cs"/>
          <w:sz w:val="24"/>
          <w:szCs w:val="24"/>
          <w:rtl/>
        </w:rPr>
        <w:t>אזרחות</w:t>
      </w:r>
      <w:r w:rsidRPr="006E2534">
        <w:rPr>
          <w:rFonts w:ascii="David" w:hAnsi="David"/>
          <w:sz w:val="24"/>
          <w:szCs w:val="24"/>
          <w:rtl/>
        </w:rPr>
        <w:t xml:space="preserve"> </w:t>
      </w:r>
      <w:r w:rsidRPr="006E2534">
        <w:rPr>
          <w:rFonts w:ascii="David" w:hAnsi="David" w:hint="cs"/>
          <w:sz w:val="24"/>
          <w:szCs w:val="24"/>
          <w:rtl/>
        </w:rPr>
        <w:t>ישראלית</w:t>
      </w:r>
      <w:r w:rsidRPr="006E2534">
        <w:rPr>
          <w:rFonts w:ascii="David" w:hAnsi="David"/>
          <w:sz w:val="24"/>
          <w:szCs w:val="24"/>
          <w:rtl/>
        </w:rPr>
        <w:t xml:space="preserve"> </w:t>
      </w:r>
      <w:r w:rsidRPr="006E2534">
        <w:rPr>
          <w:rFonts w:ascii="David" w:hAnsi="David" w:hint="cs"/>
          <w:sz w:val="24"/>
          <w:szCs w:val="24"/>
          <w:rtl/>
        </w:rPr>
        <w:t>כולל</w:t>
      </w:r>
      <w:r w:rsidRPr="006E2534">
        <w:rPr>
          <w:rFonts w:ascii="David" w:hAnsi="David"/>
          <w:sz w:val="24"/>
          <w:szCs w:val="24"/>
          <w:rtl/>
        </w:rPr>
        <w:t xml:space="preserve"> </w:t>
      </w:r>
      <w:r w:rsidRPr="006E2534">
        <w:rPr>
          <w:rFonts w:ascii="David" w:hAnsi="David" w:hint="cs"/>
          <w:sz w:val="24"/>
          <w:szCs w:val="24"/>
          <w:rtl/>
        </w:rPr>
        <w:t>תעודת</w:t>
      </w:r>
      <w:r w:rsidRPr="006E2534">
        <w:rPr>
          <w:rFonts w:ascii="David" w:hAnsi="David"/>
          <w:sz w:val="24"/>
          <w:szCs w:val="24"/>
          <w:rtl/>
        </w:rPr>
        <w:t xml:space="preserve"> </w:t>
      </w:r>
      <w:r w:rsidRPr="006E2534">
        <w:rPr>
          <w:rFonts w:ascii="David" w:hAnsi="David" w:hint="cs"/>
          <w:sz w:val="24"/>
          <w:szCs w:val="24"/>
          <w:rtl/>
        </w:rPr>
        <w:t>זהות</w:t>
      </w:r>
      <w:r w:rsidRPr="006E2534">
        <w:rPr>
          <w:rFonts w:ascii="David" w:hAnsi="David"/>
          <w:sz w:val="24"/>
          <w:szCs w:val="24"/>
          <w:rtl/>
        </w:rPr>
        <w:t xml:space="preserve"> </w:t>
      </w:r>
      <w:r w:rsidRPr="006E2534">
        <w:rPr>
          <w:rFonts w:ascii="David" w:hAnsi="David" w:hint="cs"/>
          <w:sz w:val="24"/>
          <w:szCs w:val="24"/>
          <w:rtl/>
        </w:rPr>
        <w:t>כחולה</w:t>
      </w:r>
      <w:r w:rsidRPr="006E2534">
        <w:rPr>
          <w:rFonts w:ascii="David" w:hAnsi="David"/>
          <w:sz w:val="24"/>
          <w:szCs w:val="24"/>
          <w:rtl/>
        </w:rPr>
        <w:t xml:space="preserve"> </w:t>
      </w:r>
      <w:r w:rsidRPr="006E2534">
        <w:rPr>
          <w:rFonts w:ascii="David" w:hAnsi="David" w:hint="cs"/>
          <w:sz w:val="24"/>
          <w:szCs w:val="24"/>
          <w:rtl/>
        </w:rPr>
        <w:t>כמפורט</w:t>
      </w:r>
      <w:r w:rsidRPr="006E2534">
        <w:rPr>
          <w:rFonts w:ascii="David" w:hAnsi="David"/>
          <w:sz w:val="24"/>
          <w:szCs w:val="24"/>
          <w:rtl/>
        </w:rPr>
        <w:t xml:space="preserve"> </w:t>
      </w:r>
      <w:r w:rsidRPr="006E2534">
        <w:rPr>
          <w:rFonts w:ascii="David" w:hAnsi="David" w:hint="cs"/>
          <w:sz w:val="24"/>
          <w:szCs w:val="24"/>
          <w:rtl/>
        </w:rPr>
        <w:t>בנספח</w:t>
      </w:r>
      <w:r w:rsidRPr="006E2534">
        <w:rPr>
          <w:rFonts w:ascii="David" w:hAnsi="David"/>
          <w:sz w:val="24"/>
          <w:szCs w:val="24"/>
          <w:rtl/>
        </w:rPr>
        <w:t xml:space="preserve"> 090 של </w:t>
      </w:r>
      <w:r w:rsidRPr="006E2534">
        <w:rPr>
          <w:rFonts w:ascii="David" w:hAnsi="David" w:hint="cs"/>
          <w:sz w:val="24"/>
          <w:szCs w:val="24"/>
          <w:rtl/>
        </w:rPr>
        <w:t>משרד הביטחון.</w:t>
      </w:r>
    </w:p>
    <w:bookmarkEnd w:id="29"/>
    <w:p w14:paraId="4269F25F" w14:textId="77777777" w:rsidR="004E0F7F" w:rsidRPr="006E2534" w:rsidRDefault="004E0F7F" w:rsidP="004E0F7F">
      <w:pPr>
        <w:pStyle w:val="ab"/>
        <w:numPr>
          <w:ilvl w:val="1"/>
          <w:numId w:val="21"/>
        </w:numPr>
        <w:spacing w:after="160" w:line="276" w:lineRule="auto"/>
        <w:rPr>
          <w:rFonts w:ascii="David" w:hAnsi="David"/>
          <w:sz w:val="24"/>
          <w:szCs w:val="24"/>
        </w:rPr>
      </w:pPr>
      <w:r w:rsidRPr="006E2534">
        <w:rPr>
          <w:rFonts w:ascii="David" w:hAnsi="David"/>
          <w:sz w:val="24"/>
          <w:szCs w:val="24"/>
          <w:rtl/>
        </w:rPr>
        <w:t>הספק מתחייב להס</w:t>
      </w:r>
      <w:r w:rsidRPr="006E2534">
        <w:rPr>
          <w:rFonts w:ascii="David" w:hAnsi="David" w:hint="cs"/>
          <w:sz w:val="24"/>
          <w:szCs w:val="24"/>
          <w:rtl/>
        </w:rPr>
        <w:t>דיר</w:t>
      </w:r>
      <w:r w:rsidRPr="006E2534">
        <w:rPr>
          <w:rFonts w:ascii="David" w:hAnsi="David"/>
          <w:sz w:val="24"/>
          <w:szCs w:val="24"/>
          <w:rtl/>
        </w:rPr>
        <w:t xml:space="preserve"> </w:t>
      </w:r>
      <w:r w:rsidRPr="006E2534">
        <w:rPr>
          <w:rFonts w:ascii="David" w:hAnsi="David" w:hint="cs"/>
          <w:sz w:val="24"/>
          <w:szCs w:val="24"/>
          <w:rtl/>
        </w:rPr>
        <w:t>לבעלי</w:t>
      </w:r>
      <w:r w:rsidRPr="006E2534">
        <w:rPr>
          <w:rFonts w:ascii="David" w:hAnsi="David"/>
          <w:sz w:val="24"/>
          <w:szCs w:val="24"/>
          <w:rtl/>
        </w:rPr>
        <w:t xml:space="preserve"> </w:t>
      </w:r>
      <w:r w:rsidRPr="006E2534">
        <w:rPr>
          <w:rFonts w:ascii="David" w:hAnsi="David" w:hint="cs"/>
          <w:sz w:val="24"/>
          <w:szCs w:val="24"/>
          <w:rtl/>
        </w:rPr>
        <w:t>התפקיד ים</w:t>
      </w:r>
      <w:r w:rsidRPr="006E2534">
        <w:rPr>
          <w:rFonts w:ascii="David" w:hAnsi="David"/>
          <w:sz w:val="24"/>
          <w:szCs w:val="24"/>
          <w:rtl/>
        </w:rPr>
        <w:t xml:space="preserve"> מטע</w:t>
      </w:r>
      <w:r w:rsidRPr="006E2534">
        <w:rPr>
          <w:rFonts w:ascii="David" w:hAnsi="David" w:hint="cs"/>
          <w:sz w:val="24"/>
          <w:szCs w:val="24"/>
          <w:rtl/>
        </w:rPr>
        <w:t>מו</w:t>
      </w:r>
      <w:r w:rsidRPr="006E2534">
        <w:rPr>
          <w:rFonts w:ascii="David" w:hAnsi="David"/>
          <w:sz w:val="24"/>
          <w:szCs w:val="24"/>
          <w:rtl/>
        </w:rPr>
        <w:t xml:space="preserve">, </w:t>
      </w:r>
      <w:r w:rsidRPr="006E2534">
        <w:rPr>
          <w:rFonts w:ascii="David" w:hAnsi="David" w:hint="cs"/>
          <w:sz w:val="24"/>
          <w:szCs w:val="24"/>
          <w:rtl/>
        </w:rPr>
        <w:t>מבעוד</w:t>
      </w:r>
      <w:r w:rsidRPr="006E2534">
        <w:rPr>
          <w:rFonts w:ascii="David" w:hAnsi="David"/>
          <w:sz w:val="24"/>
          <w:szCs w:val="24"/>
          <w:rtl/>
        </w:rPr>
        <w:t xml:space="preserve"> </w:t>
      </w:r>
      <w:r w:rsidRPr="006E2534">
        <w:rPr>
          <w:rFonts w:ascii="David" w:hAnsi="David" w:hint="cs"/>
          <w:sz w:val="24"/>
          <w:szCs w:val="24"/>
          <w:rtl/>
        </w:rPr>
        <w:t>מועד</w:t>
      </w:r>
      <w:r w:rsidRPr="006E2534">
        <w:rPr>
          <w:rFonts w:ascii="David" w:hAnsi="David"/>
          <w:sz w:val="24"/>
          <w:szCs w:val="24"/>
          <w:rtl/>
        </w:rPr>
        <w:t xml:space="preserve">, </w:t>
      </w:r>
      <w:r w:rsidRPr="006E2534">
        <w:rPr>
          <w:rFonts w:ascii="David" w:hAnsi="David" w:hint="cs"/>
          <w:sz w:val="24"/>
          <w:szCs w:val="24"/>
          <w:rtl/>
        </w:rPr>
        <w:t>את</w:t>
      </w:r>
      <w:r w:rsidRPr="006E2534">
        <w:rPr>
          <w:rFonts w:ascii="David" w:hAnsi="David"/>
          <w:sz w:val="24"/>
          <w:szCs w:val="24"/>
          <w:rtl/>
        </w:rPr>
        <w:t xml:space="preserve"> </w:t>
      </w:r>
      <w:r w:rsidRPr="006E2534">
        <w:rPr>
          <w:rFonts w:ascii="David" w:hAnsi="David" w:hint="cs"/>
          <w:sz w:val="24"/>
          <w:szCs w:val="24"/>
          <w:rtl/>
        </w:rPr>
        <w:t>הסיווג</w:t>
      </w:r>
      <w:r w:rsidRPr="006E2534">
        <w:rPr>
          <w:rFonts w:ascii="David" w:hAnsi="David"/>
          <w:sz w:val="24"/>
          <w:szCs w:val="24"/>
          <w:rtl/>
        </w:rPr>
        <w:t xml:space="preserve"> </w:t>
      </w:r>
      <w:r w:rsidRPr="006E2534">
        <w:rPr>
          <w:rFonts w:ascii="David" w:hAnsi="David" w:hint="cs"/>
          <w:sz w:val="24"/>
          <w:szCs w:val="24"/>
          <w:rtl/>
        </w:rPr>
        <w:t>הבטחוני</w:t>
      </w:r>
      <w:r w:rsidRPr="006E2534">
        <w:rPr>
          <w:rFonts w:ascii="David" w:hAnsi="David"/>
          <w:sz w:val="24"/>
          <w:szCs w:val="24"/>
          <w:rtl/>
        </w:rPr>
        <w:t xml:space="preserve"> </w:t>
      </w:r>
      <w:r w:rsidRPr="006E2534">
        <w:rPr>
          <w:rFonts w:ascii="David" w:hAnsi="David" w:hint="cs"/>
          <w:sz w:val="24"/>
          <w:szCs w:val="24"/>
          <w:rtl/>
        </w:rPr>
        <w:t xml:space="preserve">   </w:t>
      </w:r>
    </w:p>
    <w:p w14:paraId="7583F2DC" w14:textId="77777777" w:rsidR="004E0F7F" w:rsidRPr="006E2534" w:rsidRDefault="004E0F7F" w:rsidP="004E0F7F">
      <w:pPr>
        <w:pStyle w:val="ab"/>
        <w:numPr>
          <w:ilvl w:val="1"/>
          <w:numId w:val="21"/>
        </w:numPr>
        <w:spacing w:after="160" w:line="276" w:lineRule="auto"/>
        <w:rPr>
          <w:rFonts w:ascii="David" w:hAnsi="David"/>
          <w:sz w:val="24"/>
          <w:szCs w:val="24"/>
        </w:rPr>
      </w:pPr>
      <w:r w:rsidRPr="006E2534">
        <w:rPr>
          <w:rFonts w:ascii="David" w:hAnsi="David" w:hint="cs"/>
          <w:sz w:val="24"/>
          <w:szCs w:val="24"/>
          <w:rtl/>
        </w:rPr>
        <w:t>המתאים</w:t>
      </w:r>
      <w:r w:rsidRPr="006E2534">
        <w:rPr>
          <w:rFonts w:ascii="David" w:hAnsi="David"/>
          <w:sz w:val="24"/>
          <w:szCs w:val="24"/>
          <w:rtl/>
        </w:rPr>
        <w:t xml:space="preserve">, </w:t>
      </w:r>
      <w:r w:rsidRPr="006E2534">
        <w:rPr>
          <w:rFonts w:ascii="David" w:hAnsi="David" w:hint="cs"/>
          <w:sz w:val="24"/>
          <w:szCs w:val="24"/>
          <w:rtl/>
        </w:rPr>
        <w:t>כך</w:t>
      </w:r>
      <w:r w:rsidRPr="006E2534">
        <w:rPr>
          <w:rFonts w:ascii="David" w:hAnsi="David"/>
          <w:sz w:val="24"/>
          <w:szCs w:val="24"/>
          <w:rtl/>
        </w:rPr>
        <w:t xml:space="preserve"> </w:t>
      </w:r>
      <w:r w:rsidRPr="006E2534">
        <w:rPr>
          <w:rFonts w:ascii="David" w:hAnsi="David" w:hint="cs"/>
          <w:sz w:val="24"/>
          <w:szCs w:val="24"/>
          <w:rtl/>
        </w:rPr>
        <w:t>שיועסקו</w:t>
      </w:r>
      <w:r w:rsidRPr="006E2534">
        <w:rPr>
          <w:rFonts w:ascii="David" w:hAnsi="David"/>
          <w:sz w:val="24"/>
          <w:szCs w:val="24"/>
          <w:rtl/>
        </w:rPr>
        <w:t xml:space="preserve"> </w:t>
      </w:r>
      <w:r w:rsidRPr="006E2534">
        <w:rPr>
          <w:rFonts w:ascii="David" w:hAnsi="David" w:hint="cs"/>
          <w:sz w:val="24"/>
          <w:szCs w:val="24"/>
          <w:rtl/>
        </w:rPr>
        <w:t>על</w:t>
      </w:r>
      <w:r w:rsidRPr="006E2534">
        <w:rPr>
          <w:rFonts w:ascii="David" w:hAnsi="David"/>
          <w:sz w:val="24"/>
          <w:szCs w:val="24"/>
          <w:rtl/>
        </w:rPr>
        <w:t xml:space="preserve"> </w:t>
      </w:r>
      <w:r w:rsidRPr="006E2534">
        <w:rPr>
          <w:rFonts w:ascii="David" w:hAnsi="David" w:hint="cs"/>
          <w:sz w:val="24"/>
          <w:szCs w:val="24"/>
          <w:rtl/>
        </w:rPr>
        <w:t>ידו</w:t>
      </w:r>
      <w:r w:rsidRPr="006E2534">
        <w:rPr>
          <w:rFonts w:ascii="David" w:hAnsi="David"/>
          <w:sz w:val="24"/>
          <w:szCs w:val="24"/>
          <w:rtl/>
        </w:rPr>
        <w:t xml:space="preserve"> </w:t>
      </w:r>
      <w:r w:rsidRPr="006E2534">
        <w:rPr>
          <w:rFonts w:ascii="David" w:hAnsi="David" w:hint="cs"/>
          <w:sz w:val="24"/>
          <w:szCs w:val="24"/>
          <w:rtl/>
        </w:rPr>
        <w:t>רק</w:t>
      </w:r>
      <w:r w:rsidRPr="006E2534">
        <w:rPr>
          <w:rFonts w:ascii="David" w:hAnsi="David"/>
          <w:sz w:val="24"/>
          <w:szCs w:val="24"/>
          <w:rtl/>
        </w:rPr>
        <w:t xml:space="preserve"> </w:t>
      </w:r>
      <w:r w:rsidRPr="006E2534">
        <w:rPr>
          <w:rFonts w:ascii="David" w:hAnsi="David" w:hint="cs"/>
          <w:sz w:val="24"/>
          <w:szCs w:val="24"/>
          <w:rtl/>
        </w:rPr>
        <w:t>בעלי</w:t>
      </w:r>
      <w:r w:rsidRPr="006E2534">
        <w:rPr>
          <w:rFonts w:ascii="David" w:hAnsi="David"/>
          <w:sz w:val="24"/>
          <w:szCs w:val="24"/>
          <w:rtl/>
        </w:rPr>
        <w:t xml:space="preserve"> </w:t>
      </w:r>
      <w:r w:rsidRPr="006E2534">
        <w:rPr>
          <w:rFonts w:ascii="David" w:hAnsi="David" w:hint="cs"/>
          <w:sz w:val="24"/>
          <w:szCs w:val="24"/>
          <w:rtl/>
        </w:rPr>
        <w:t>תפקידים</w:t>
      </w:r>
      <w:r w:rsidRPr="006E2534">
        <w:rPr>
          <w:rFonts w:ascii="David" w:hAnsi="David"/>
          <w:sz w:val="24"/>
          <w:szCs w:val="24"/>
          <w:rtl/>
        </w:rPr>
        <w:t xml:space="preserve"> </w:t>
      </w:r>
      <w:r w:rsidRPr="006E2534">
        <w:rPr>
          <w:rFonts w:ascii="David" w:hAnsi="David" w:hint="cs"/>
          <w:sz w:val="24"/>
          <w:szCs w:val="24"/>
          <w:rtl/>
        </w:rPr>
        <w:t>אשר</w:t>
      </w:r>
      <w:r w:rsidRPr="006E2534">
        <w:rPr>
          <w:rFonts w:ascii="David" w:hAnsi="David"/>
          <w:sz w:val="24"/>
          <w:szCs w:val="24"/>
          <w:rtl/>
        </w:rPr>
        <w:t xml:space="preserve"> </w:t>
      </w:r>
      <w:r w:rsidRPr="006E2534">
        <w:rPr>
          <w:rFonts w:ascii="David" w:hAnsi="David" w:hint="cs"/>
          <w:sz w:val="24"/>
          <w:szCs w:val="24"/>
          <w:rtl/>
        </w:rPr>
        <w:t>להם</w:t>
      </w:r>
      <w:r w:rsidRPr="006E2534">
        <w:rPr>
          <w:rFonts w:ascii="David" w:hAnsi="David"/>
          <w:sz w:val="24"/>
          <w:szCs w:val="24"/>
          <w:rtl/>
        </w:rPr>
        <w:t xml:space="preserve"> </w:t>
      </w:r>
      <w:r w:rsidRPr="006E2534">
        <w:rPr>
          <w:rFonts w:ascii="David" w:hAnsi="David" w:hint="cs"/>
          <w:sz w:val="24"/>
          <w:szCs w:val="24"/>
          <w:rtl/>
        </w:rPr>
        <w:t>הסיווג</w:t>
      </w:r>
      <w:r w:rsidRPr="006E2534">
        <w:rPr>
          <w:rFonts w:ascii="David" w:hAnsi="David"/>
          <w:sz w:val="24"/>
          <w:szCs w:val="24"/>
          <w:rtl/>
        </w:rPr>
        <w:t xml:space="preserve"> </w:t>
      </w:r>
      <w:r w:rsidRPr="006E2534">
        <w:rPr>
          <w:rFonts w:ascii="David" w:hAnsi="David" w:hint="cs"/>
          <w:sz w:val="24"/>
          <w:szCs w:val="24"/>
          <w:rtl/>
        </w:rPr>
        <w:t>הבט חוני</w:t>
      </w:r>
      <w:r w:rsidRPr="006E2534">
        <w:rPr>
          <w:rFonts w:ascii="David" w:hAnsi="David"/>
          <w:sz w:val="24"/>
          <w:szCs w:val="24"/>
          <w:rtl/>
        </w:rPr>
        <w:t xml:space="preserve"> </w:t>
      </w:r>
      <w:r w:rsidRPr="006E2534">
        <w:rPr>
          <w:rFonts w:ascii="David" w:hAnsi="David" w:hint="cs"/>
          <w:sz w:val="24"/>
          <w:szCs w:val="24"/>
          <w:rtl/>
        </w:rPr>
        <w:t>המתאים לצורך מתן השירותים</w:t>
      </w:r>
      <w:r w:rsidRPr="006E2534">
        <w:rPr>
          <w:rFonts w:ascii="David" w:hAnsi="David"/>
          <w:sz w:val="24"/>
          <w:szCs w:val="24"/>
          <w:rtl/>
        </w:rPr>
        <w:t xml:space="preserve">. </w:t>
      </w:r>
    </w:p>
    <w:p w14:paraId="6208E5A5" w14:textId="77777777" w:rsidR="004E0F7F" w:rsidRPr="006E2534" w:rsidRDefault="004E0F7F" w:rsidP="004E0F7F">
      <w:pPr>
        <w:pStyle w:val="ab"/>
        <w:numPr>
          <w:ilvl w:val="1"/>
          <w:numId w:val="21"/>
        </w:numPr>
        <w:spacing w:after="160" w:line="276" w:lineRule="auto"/>
        <w:rPr>
          <w:rFonts w:ascii="David" w:hAnsi="David"/>
          <w:sz w:val="24"/>
          <w:szCs w:val="24"/>
        </w:rPr>
      </w:pPr>
      <w:r w:rsidRPr="006E2534">
        <w:rPr>
          <w:rFonts w:ascii="David" w:hAnsi="David"/>
          <w:sz w:val="24"/>
          <w:szCs w:val="24"/>
          <w:rtl/>
        </w:rPr>
        <w:t>ע</w:t>
      </w:r>
      <w:r w:rsidRPr="006E2534">
        <w:rPr>
          <w:rFonts w:ascii="David" w:hAnsi="David" w:hint="cs"/>
          <w:sz w:val="24"/>
          <w:szCs w:val="24"/>
          <w:rtl/>
        </w:rPr>
        <w:t>ל</w:t>
      </w:r>
      <w:r w:rsidRPr="006E2534">
        <w:rPr>
          <w:rFonts w:ascii="David" w:hAnsi="David"/>
          <w:sz w:val="24"/>
          <w:szCs w:val="24"/>
          <w:rtl/>
        </w:rPr>
        <w:t xml:space="preserve"> </w:t>
      </w:r>
      <w:r w:rsidRPr="006E2534">
        <w:rPr>
          <w:rFonts w:ascii="David" w:hAnsi="David" w:hint="cs"/>
          <w:sz w:val="24"/>
          <w:szCs w:val="24"/>
          <w:rtl/>
        </w:rPr>
        <w:t>הספק</w:t>
      </w:r>
      <w:r w:rsidRPr="006E2534">
        <w:rPr>
          <w:rFonts w:ascii="David" w:hAnsi="David"/>
          <w:sz w:val="24"/>
          <w:szCs w:val="24"/>
          <w:rtl/>
        </w:rPr>
        <w:t xml:space="preserve"> </w:t>
      </w:r>
      <w:r w:rsidRPr="006E2534">
        <w:rPr>
          <w:rFonts w:ascii="David" w:hAnsi="David" w:hint="cs"/>
          <w:sz w:val="24"/>
          <w:szCs w:val="24"/>
          <w:rtl/>
        </w:rPr>
        <w:t>לוודא</w:t>
      </w:r>
      <w:r w:rsidRPr="006E2534">
        <w:rPr>
          <w:rFonts w:ascii="David" w:hAnsi="David"/>
          <w:sz w:val="24"/>
          <w:szCs w:val="24"/>
          <w:rtl/>
        </w:rPr>
        <w:t xml:space="preserve"> </w:t>
      </w:r>
      <w:r w:rsidRPr="006E2534">
        <w:rPr>
          <w:rFonts w:ascii="David" w:hAnsi="David" w:hint="cs"/>
          <w:sz w:val="24"/>
          <w:szCs w:val="24"/>
          <w:rtl/>
        </w:rPr>
        <w:t>מול</w:t>
      </w:r>
      <w:r w:rsidRPr="006E2534">
        <w:rPr>
          <w:rFonts w:ascii="David" w:hAnsi="David"/>
          <w:sz w:val="24"/>
          <w:szCs w:val="24"/>
          <w:rtl/>
        </w:rPr>
        <w:t xml:space="preserve"> </w:t>
      </w:r>
      <w:r w:rsidRPr="006E2534">
        <w:rPr>
          <w:rFonts w:ascii="David" w:hAnsi="David" w:hint="cs"/>
          <w:sz w:val="24"/>
          <w:szCs w:val="24"/>
          <w:rtl/>
        </w:rPr>
        <w:t>היחידה</w:t>
      </w:r>
      <w:r w:rsidRPr="006E2534">
        <w:rPr>
          <w:rFonts w:ascii="David" w:hAnsi="David"/>
          <w:sz w:val="24"/>
          <w:szCs w:val="24"/>
          <w:rtl/>
        </w:rPr>
        <w:t xml:space="preserve"> </w:t>
      </w:r>
      <w:r w:rsidRPr="006E2534">
        <w:rPr>
          <w:rFonts w:ascii="David" w:hAnsi="David" w:hint="cs"/>
          <w:sz w:val="24"/>
          <w:szCs w:val="24"/>
          <w:rtl/>
        </w:rPr>
        <w:t>המזמינה</w:t>
      </w:r>
      <w:r w:rsidRPr="006E2534">
        <w:rPr>
          <w:rFonts w:ascii="David" w:hAnsi="David"/>
          <w:sz w:val="24"/>
          <w:szCs w:val="24"/>
          <w:rtl/>
        </w:rPr>
        <w:t xml:space="preserve"> </w:t>
      </w:r>
      <w:r w:rsidRPr="006E2534">
        <w:rPr>
          <w:rFonts w:ascii="David" w:hAnsi="David" w:hint="cs"/>
          <w:sz w:val="24"/>
          <w:szCs w:val="24"/>
          <w:rtl/>
        </w:rPr>
        <w:t>כי</w:t>
      </w:r>
      <w:r w:rsidRPr="006E2534">
        <w:rPr>
          <w:rFonts w:ascii="David" w:hAnsi="David"/>
          <w:sz w:val="24"/>
          <w:szCs w:val="24"/>
          <w:rtl/>
        </w:rPr>
        <w:t xml:space="preserve"> </w:t>
      </w:r>
      <w:r w:rsidRPr="006E2534">
        <w:rPr>
          <w:rFonts w:ascii="David" w:hAnsi="David" w:hint="cs"/>
          <w:sz w:val="24"/>
          <w:szCs w:val="24"/>
          <w:rtl/>
        </w:rPr>
        <w:t>קיימים</w:t>
      </w:r>
      <w:r w:rsidRPr="006E2534">
        <w:rPr>
          <w:rFonts w:ascii="David" w:hAnsi="David"/>
          <w:sz w:val="24"/>
          <w:szCs w:val="24"/>
          <w:rtl/>
        </w:rPr>
        <w:t xml:space="preserve"> </w:t>
      </w:r>
      <w:r w:rsidRPr="006E2534">
        <w:rPr>
          <w:rFonts w:ascii="David" w:hAnsi="David" w:hint="cs"/>
          <w:sz w:val="24"/>
          <w:szCs w:val="24"/>
          <w:rtl/>
        </w:rPr>
        <w:t>אישורי</w:t>
      </w:r>
      <w:r w:rsidRPr="006E2534">
        <w:rPr>
          <w:rFonts w:ascii="David" w:hAnsi="David"/>
          <w:sz w:val="24"/>
          <w:szCs w:val="24"/>
          <w:rtl/>
        </w:rPr>
        <w:t xml:space="preserve"> </w:t>
      </w:r>
      <w:r w:rsidRPr="006E2534">
        <w:rPr>
          <w:rFonts w:ascii="David" w:hAnsi="David" w:hint="cs"/>
          <w:sz w:val="24"/>
          <w:szCs w:val="24"/>
          <w:rtl/>
        </w:rPr>
        <w:t>כניסה</w:t>
      </w:r>
      <w:r w:rsidRPr="006E2534">
        <w:rPr>
          <w:rFonts w:ascii="David" w:hAnsi="David"/>
          <w:sz w:val="24"/>
          <w:szCs w:val="24"/>
          <w:rtl/>
        </w:rPr>
        <w:t xml:space="preserve"> </w:t>
      </w:r>
      <w:r w:rsidRPr="006E2534">
        <w:rPr>
          <w:rFonts w:ascii="David" w:hAnsi="David" w:hint="cs"/>
          <w:sz w:val="24"/>
          <w:szCs w:val="24"/>
          <w:rtl/>
        </w:rPr>
        <w:t>לנציגיו</w:t>
      </w:r>
      <w:r w:rsidRPr="006E2534">
        <w:rPr>
          <w:rFonts w:ascii="David" w:hAnsi="David"/>
          <w:sz w:val="24"/>
          <w:szCs w:val="24"/>
          <w:rtl/>
        </w:rPr>
        <w:t xml:space="preserve"> </w:t>
      </w:r>
      <w:r w:rsidRPr="006E2534">
        <w:rPr>
          <w:rFonts w:ascii="David" w:hAnsi="David" w:hint="cs"/>
          <w:sz w:val="24"/>
          <w:szCs w:val="24"/>
          <w:rtl/>
        </w:rPr>
        <w:t>למקו</w:t>
      </w:r>
      <w:r w:rsidRPr="006E2534">
        <w:rPr>
          <w:rFonts w:ascii="David" w:hAnsi="David"/>
          <w:sz w:val="24"/>
          <w:szCs w:val="24"/>
          <w:rtl/>
        </w:rPr>
        <w:t xml:space="preserve">ם </w:t>
      </w:r>
      <w:r>
        <w:rPr>
          <w:rFonts w:ascii="David" w:hAnsi="David" w:hint="cs"/>
          <w:sz w:val="24"/>
          <w:szCs w:val="24"/>
          <w:rtl/>
        </w:rPr>
        <w:t xml:space="preserve">    </w:t>
      </w:r>
      <w:r w:rsidRPr="006E2534">
        <w:rPr>
          <w:rFonts w:ascii="David" w:hAnsi="David" w:hint="cs"/>
          <w:sz w:val="24"/>
          <w:szCs w:val="24"/>
          <w:rtl/>
        </w:rPr>
        <w:t>האספקה</w:t>
      </w:r>
      <w:r w:rsidRPr="006E2534">
        <w:rPr>
          <w:rFonts w:ascii="David" w:hAnsi="David"/>
          <w:sz w:val="24"/>
          <w:szCs w:val="24"/>
          <w:rtl/>
        </w:rPr>
        <w:t xml:space="preserve"> 24 </w:t>
      </w:r>
      <w:r w:rsidRPr="006E2534">
        <w:rPr>
          <w:rFonts w:ascii="David" w:hAnsi="David" w:hint="cs"/>
          <w:sz w:val="24"/>
          <w:szCs w:val="24"/>
          <w:rtl/>
        </w:rPr>
        <w:t>שעות</w:t>
      </w:r>
      <w:r w:rsidRPr="006E2534">
        <w:rPr>
          <w:rFonts w:ascii="David" w:hAnsi="David"/>
          <w:sz w:val="24"/>
          <w:szCs w:val="24"/>
          <w:rtl/>
        </w:rPr>
        <w:t xml:space="preserve"> </w:t>
      </w:r>
      <w:r w:rsidRPr="006E2534">
        <w:rPr>
          <w:rFonts w:ascii="David" w:hAnsi="David" w:hint="cs"/>
          <w:sz w:val="24"/>
          <w:szCs w:val="24"/>
          <w:rtl/>
        </w:rPr>
        <w:t>ל כל</w:t>
      </w:r>
      <w:r w:rsidRPr="006E2534">
        <w:rPr>
          <w:rFonts w:ascii="David" w:hAnsi="David"/>
          <w:sz w:val="24"/>
          <w:szCs w:val="24"/>
          <w:rtl/>
        </w:rPr>
        <w:t xml:space="preserve"> </w:t>
      </w:r>
      <w:r w:rsidRPr="006E2534">
        <w:rPr>
          <w:rFonts w:ascii="David" w:hAnsi="David" w:hint="cs"/>
          <w:sz w:val="24"/>
          <w:szCs w:val="24"/>
          <w:rtl/>
        </w:rPr>
        <w:t>הפחות</w:t>
      </w:r>
      <w:r w:rsidRPr="006E2534">
        <w:rPr>
          <w:rFonts w:ascii="David" w:hAnsi="David"/>
          <w:sz w:val="24"/>
          <w:szCs w:val="24"/>
          <w:rtl/>
        </w:rPr>
        <w:t xml:space="preserve"> </w:t>
      </w:r>
      <w:r w:rsidRPr="006E2534">
        <w:rPr>
          <w:rFonts w:ascii="David" w:hAnsi="David" w:hint="cs"/>
          <w:sz w:val="24"/>
          <w:szCs w:val="24"/>
          <w:rtl/>
        </w:rPr>
        <w:t>טרם</w:t>
      </w:r>
      <w:r w:rsidRPr="006E2534">
        <w:rPr>
          <w:rFonts w:ascii="David" w:hAnsi="David"/>
          <w:sz w:val="24"/>
          <w:szCs w:val="24"/>
          <w:rtl/>
        </w:rPr>
        <w:t xml:space="preserve"> </w:t>
      </w:r>
      <w:r w:rsidRPr="006E2534">
        <w:rPr>
          <w:rFonts w:ascii="David" w:hAnsi="David" w:hint="cs"/>
          <w:sz w:val="24"/>
          <w:szCs w:val="24"/>
          <w:rtl/>
        </w:rPr>
        <w:t>מועד</w:t>
      </w:r>
      <w:r w:rsidRPr="006E2534">
        <w:rPr>
          <w:rFonts w:ascii="David" w:hAnsi="David"/>
          <w:sz w:val="24"/>
          <w:szCs w:val="24"/>
          <w:rtl/>
        </w:rPr>
        <w:t xml:space="preserve"> </w:t>
      </w:r>
      <w:r w:rsidRPr="006E2534">
        <w:rPr>
          <w:rFonts w:ascii="David" w:hAnsi="David" w:hint="cs"/>
          <w:sz w:val="24"/>
          <w:szCs w:val="24"/>
          <w:rtl/>
        </w:rPr>
        <w:t>האספקה</w:t>
      </w:r>
      <w:r w:rsidRPr="006E2534">
        <w:rPr>
          <w:rFonts w:ascii="David" w:hAnsi="David"/>
          <w:sz w:val="24"/>
          <w:szCs w:val="24"/>
          <w:rtl/>
        </w:rPr>
        <w:t xml:space="preserve"> .</w:t>
      </w:r>
      <w:r w:rsidRPr="006E2534">
        <w:rPr>
          <w:rFonts w:ascii="David" w:hAnsi="David" w:hint="cs"/>
          <w:sz w:val="24"/>
          <w:szCs w:val="24"/>
          <w:rtl/>
        </w:rPr>
        <w:t xml:space="preserve"> </w:t>
      </w:r>
    </w:p>
    <w:p w14:paraId="0A5ED15F" w14:textId="77777777" w:rsidR="004E0F7F" w:rsidRPr="006E2534" w:rsidRDefault="004E0F7F" w:rsidP="004E0F7F">
      <w:pPr>
        <w:pStyle w:val="ab"/>
        <w:numPr>
          <w:ilvl w:val="1"/>
          <w:numId w:val="21"/>
        </w:numPr>
        <w:spacing w:after="160" w:line="276" w:lineRule="auto"/>
        <w:rPr>
          <w:rFonts w:ascii="David" w:hAnsi="David"/>
          <w:sz w:val="24"/>
          <w:szCs w:val="24"/>
        </w:rPr>
      </w:pPr>
      <w:r w:rsidRPr="006E2534">
        <w:rPr>
          <w:rFonts w:ascii="David" w:hAnsi="David"/>
          <w:sz w:val="24"/>
          <w:szCs w:val="24"/>
          <w:rtl/>
        </w:rPr>
        <w:t>המזמין אינו מתחייב להנפיק או להעניק כל אישור כניסה או היתר מכל סוג שהוא למי מעובדי הספק</w:t>
      </w:r>
      <w:r w:rsidRPr="006E2534">
        <w:rPr>
          <w:rFonts w:ascii="David" w:hAnsi="David" w:hint="cs"/>
          <w:sz w:val="24"/>
          <w:szCs w:val="24"/>
          <w:rtl/>
        </w:rPr>
        <w:t xml:space="preserve"> ו/או מטעמו</w:t>
      </w:r>
      <w:r w:rsidRPr="006E2534">
        <w:rPr>
          <w:rFonts w:ascii="David" w:hAnsi="David"/>
          <w:sz w:val="24"/>
          <w:szCs w:val="24"/>
          <w:rtl/>
        </w:rPr>
        <w:t>. מתן אישורים כאמור, אם בכלל, כפוף לשיקול דעתו הבלעדי של המ</w:t>
      </w:r>
      <w:r w:rsidRPr="006E2534">
        <w:rPr>
          <w:rFonts w:ascii="David" w:hAnsi="David" w:hint="cs"/>
          <w:sz w:val="24"/>
          <w:szCs w:val="24"/>
          <w:rtl/>
        </w:rPr>
        <w:t>שרד</w:t>
      </w:r>
      <w:r w:rsidRPr="006E2534">
        <w:rPr>
          <w:rFonts w:ascii="David" w:hAnsi="David"/>
          <w:sz w:val="24"/>
          <w:szCs w:val="24"/>
          <w:rtl/>
        </w:rPr>
        <w:t xml:space="preserve"> ולעמידה מלאה בהוראות ובנהלים, לרבות נהלי הביטחון של משרד הביטחון</w:t>
      </w:r>
      <w:r w:rsidRPr="006E2534">
        <w:rPr>
          <w:rFonts w:ascii="David" w:hAnsi="David"/>
          <w:sz w:val="24"/>
          <w:szCs w:val="24"/>
        </w:rPr>
        <w:t>.</w:t>
      </w:r>
    </w:p>
    <w:p w14:paraId="7292E899" w14:textId="77777777" w:rsidR="004E0F7F" w:rsidRPr="006E2534" w:rsidRDefault="004E0F7F" w:rsidP="004E0F7F">
      <w:pPr>
        <w:pStyle w:val="ab"/>
        <w:numPr>
          <w:ilvl w:val="1"/>
          <w:numId w:val="21"/>
        </w:numPr>
        <w:spacing w:after="160" w:line="276" w:lineRule="auto"/>
        <w:rPr>
          <w:rFonts w:ascii="David" w:hAnsi="David"/>
          <w:sz w:val="24"/>
          <w:szCs w:val="24"/>
        </w:rPr>
      </w:pPr>
      <w:r w:rsidRPr="006E2534">
        <w:rPr>
          <w:rFonts w:ascii="David" w:hAnsi="David"/>
          <w:sz w:val="24"/>
          <w:szCs w:val="24"/>
          <w:rtl/>
        </w:rPr>
        <w:t>במ</w:t>
      </w:r>
      <w:r w:rsidRPr="006E2534">
        <w:rPr>
          <w:rFonts w:ascii="David" w:hAnsi="David" w:hint="cs"/>
          <w:sz w:val="24"/>
          <w:szCs w:val="24"/>
          <w:rtl/>
        </w:rPr>
        <w:t>ידה</w:t>
      </w:r>
      <w:r w:rsidRPr="006E2534">
        <w:rPr>
          <w:rFonts w:ascii="David" w:hAnsi="David"/>
          <w:sz w:val="24"/>
          <w:szCs w:val="24"/>
          <w:rtl/>
        </w:rPr>
        <w:t xml:space="preserve"> </w:t>
      </w:r>
      <w:r w:rsidRPr="006E2534">
        <w:rPr>
          <w:rFonts w:ascii="David" w:hAnsi="David" w:hint="cs"/>
          <w:sz w:val="24"/>
          <w:szCs w:val="24"/>
          <w:rtl/>
        </w:rPr>
        <w:t>ובעת</w:t>
      </w:r>
      <w:r w:rsidRPr="006E2534">
        <w:rPr>
          <w:rFonts w:ascii="David" w:hAnsi="David"/>
          <w:sz w:val="24"/>
          <w:szCs w:val="24"/>
          <w:rtl/>
        </w:rPr>
        <w:t xml:space="preserve"> </w:t>
      </w:r>
      <w:r w:rsidRPr="006E2534">
        <w:rPr>
          <w:rFonts w:ascii="David" w:hAnsi="David" w:hint="cs"/>
          <w:sz w:val="24"/>
          <w:szCs w:val="24"/>
          <w:rtl/>
        </w:rPr>
        <w:t>הזרמת</w:t>
      </w:r>
      <w:r w:rsidRPr="006E2534">
        <w:rPr>
          <w:rFonts w:ascii="David" w:hAnsi="David"/>
          <w:sz w:val="24"/>
          <w:szCs w:val="24"/>
          <w:rtl/>
        </w:rPr>
        <w:t xml:space="preserve"> </w:t>
      </w:r>
      <w:r w:rsidRPr="006E2534">
        <w:rPr>
          <w:rFonts w:ascii="David" w:hAnsi="David" w:hint="cs"/>
          <w:sz w:val="24"/>
          <w:szCs w:val="24"/>
          <w:rtl/>
        </w:rPr>
        <w:t>אישור</w:t>
      </w:r>
      <w:r w:rsidRPr="006E2534">
        <w:rPr>
          <w:rFonts w:ascii="David" w:hAnsi="David"/>
          <w:sz w:val="24"/>
          <w:szCs w:val="24"/>
          <w:rtl/>
        </w:rPr>
        <w:t xml:space="preserve"> </w:t>
      </w:r>
      <w:r w:rsidRPr="006E2534">
        <w:rPr>
          <w:rFonts w:ascii="David" w:hAnsi="David" w:hint="cs"/>
          <w:sz w:val="24"/>
          <w:szCs w:val="24"/>
          <w:rtl/>
        </w:rPr>
        <w:t>הכניסה</w:t>
      </w:r>
      <w:r w:rsidRPr="006E2534">
        <w:rPr>
          <w:rFonts w:ascii="David" w:hAnsi="David"/>
          <w:sz w:val="24"/>
          <w:szCs w:val="24"/>
          <w:rtl/>
        </w:rPr>
        <w:t xml:space="preserve"> - </w:t>
      </w:r>
      <w:r w:rsidRPr="006E2534">
        <w:rPr>
          <w:rFonts w:ascii="David" w:hAnsi="David" w:hint="cs"/>
          <w:sz w:val="24"/>
          <w:szCs w:val="24"/>
          <w:rtl/>
        </w:rPr>
        <w:t>לא</w:t>
      </w:r>
      <w:r w:rsidRPr="006E2534">
        <w:rPr>
          <w:rFonts w:ascii="David" w:hAnsi="David"/>
          <w:sz w:val="24"/>
          <w:szCs w:val="24"/>
          <w:rtl/>
        </w:rPr>
        <w:t xml:space="preserve"> </w:t>
      </w:r>
      <w:r w:rsidRPr="006E2534">
        <w:rPr>
          <w:rFonts w:ascii="David" w:hAnsi="David" w:hint="cs"/>
          <w:sz w:val="24"/>
          <w:szCs w:val="24"/>
          <w:rtl/>
        </w:rPr>
        <w:t>יאושר</w:t>
      </w:r>
      <w:r w:rsidRPr="006E2534">
        <w:rPr>
          <w:rFonts w:ascii="David" w:hAnsi="David"/>
          <w:sz w:val="24"/>
          <w:szCs w:val="24"/>
          <w:rtl/>
        </w:rPr>
        <w:t xml:space="preserve"> </w:t>
      </w:r>
      <w:r w:rsidRPr="006E2534">
        <w:rPr>
          <w:rFonts w:ascii="David" w:hAnsi="David" w:hint="cs"/>
          <w:sz w:val="24"/>
          <w:szCs w:val="24"/>
          <w:rtl/>
        </w:rPr>
        <w:t>הנהג מטעם הספק</w:t>
      </w:r>
      <w:r w:rsidRPr="006E2534">
        <w:rPr>
          <w:rFonts w:ascii="David" w:hAnsi="David"/>
          <w:sz w:val="24"/>
          <w:szCs w:val="24"/>
          <w:rtl/>
        </w:rPr>
        <w:t xml:space="preserve">, </w:t>
      </w:r>
      <w:r w:rsidRPr="006E2534">
        <w:rPr>
          <w:rFonts w:ascii="David" w:hAnsi="David" w:hint="cs"/>
          <w:sz w:val="24"/>
          <w:szCs w:val="24"/>
          <w:rtl/>
        </w:rPr>
        <w:t>באחריות</w:t>
      </w:r>
      <w:r w:rsidRPr="006E2534">
        <w:rPr>
          <w:rFonts w:ascii="David" w:hAnsi="David"/>
          <w:sz w:val="24"/>
          <w:szCs w:val="24"/>
          <w:rtl/>
        </w:rPr>
        <w:t xml:space="preserve"> </w:t>
      </w:r>
      <w:r w:rsidRPr="006E2534">
        <w:rPr>
          <w:rFonts w:ascii="David" w:hAnsi="David" w:hint="cs"/>
          <w:sz w:val="24"/>
          <w:szCs w:val="24"/>
          <w:rtl/>
        </w:rPr>
        <w:t>הספק</w:t>
      </w:r>
      <w:r w:rsidRPr="006E2534">
        <w:rPr>
          <w:rFonts w:ascii="David" w:hAnsi="David"/>
          <w:sz w:val="24"/>
          <w:szCs w:val="24"/>
          <w:rtl/>
        </w:rPr>
        <w:t xml:space="preserve"> </w:t>
      </w:r>
      <w:r w:rsidRPr="006E2534">
        <w:rPr>
          <w:rFonts w:ascii="David" w:hAnsi="David" w:hint="cs"/>
          <w:sz w:val="24"/>
          <w:szCs w:val="24"/>
          <w:rtl/>
        </w:rPr>
        <w:t>לוודא</w:t>
      </w:r>
      <w:r w:rsidRPr="006E2534">
        <w:rPr>
          <w:rFonts w:ascii="David" w:hAnsi="David"/>
          <w:sz w:val="24"/>
          <w:szCs w:val="24"/>
          <w:rtl/>
        </w:rPr>
        <w:t xml:space="preserve"> </w:t>
      </w:r>
      <w:r w:rsidRPr="006E2534">
        <w:rPr>
          <w:rFonts w:ascii="David" w:hAnsi="David" w:hint="cs"/>
          <w:sz w:val="24"/>
          <w:szCs w:val="24"/>
          <w:rtl/>
        </w:rPr>
        <w:t>החלפת</w:t>
      </w:r>
      <w:r w:rsidRPr="006E2534">
        <w:rPr>
          <w:rFonts w:ascii="David" w:hAnsi="David"/>
          <w:sz w:val="24"/>
          <w:szCs w:val="24"/>
          <w:rtl/>
        </w:rPr>
        <w:t xml:space="preserve"> </w:t>
      </w:r>
      <w:r w:rsidRPr="006E2534">
        <w:rPr>
          <w:rFonts w:ascii="David" w:hAnsi="David" w:hint="cs"/>
          <w:sz w:val="24"/>
          <w:szCs w:val="24"/>
          <w:rtl/>
        </w:rPr>
        <w:t>הנהג</w:t>
      </w:r>
      <w:r w:rsidRPr="006E2534">
        <w:rPr>
          <w:rFonts w:ascii="David" w:hAnsi="David"/>
          <w:sz w:val="24"/>
          <w:szCs w:val="24"/>
          <w:rtl/>
        </w:rPr>
        <w:t xml:space="preserve"> </w:t>
      </w:r>
      <w:r w:rsidRPr="006E2534">
        <w:rPr>
          <w:rFonts w:ascii="David" w:hAnsi="David" w:hint="cs"/>
          <w:sz w:val="24"/>
          <w:szCs w:val="24"/>
          <w:rtl/>
        </w:rPr>
        <w:t>וזאת</w:t>
      </w:r>
      <w:r w:rsidRPr="006E2534">
        <w:rPr>
          <w:rFonts w:ascii="David" w:hAnsi="David"/>
          <w:sz w:val="24"/>
          <w:szCs w:val="24"/>
          <w:rtl/>
        </w:rPr>
        <w:t xml:space="preserve"> </w:t>
      </w:r>
      <w:r w:rsidRPr="006E2534">
        <w:rPr>
          <w:rFonts w:ascii="David" w:hAnsi="David" w:hint="cs"/>
          <w:sz w:val="24"/>
          <w:szCs w:val="24"/>
          <w:rtl/>
        </w:rPr>
        <w:t>בהתאם</w:t>
      </w:r>
      <w:r w:rsidRPr="006E2534">
        <w:rPr>
          <w:rFonts w:ascii="David" w:hAnsi="David"/>
          <w:sz w:val="24"/>
          <w:szCs w:val="24"/>
          <w:rtl/>
        </w:rPr>
        <w:t xml:space="preserve"> </w:t>
      </w:r>
      <w:r w:rsidRPr="006E2534">
        <w:rPr>
          <w:rFonts w:ascii="David" w:hAnsi="David" w:hint="cs"/>
          <w:sz w:val="24"/>
          <w:szCs w:val="24"/>
          <w:rtl/>
        </w:rPr>
        <w:t>ל סיווג</w:t>
      </w:r>
      <w:r w:rsidRPr="006E2534">
        <w:rPr>
          <w:rFonts w:ascii="David" w:hAnsi="David"/>
          <w:sz w:val="24"/>
          <w:szCs w:val="24"/>
          <w:rtl/>
        </w:rPr>
        <w:t xml:space="preserve"> </w:t>
      </w:r>
      <w:r w:rsidRPr="006E2534">
        <w:rPr>
          <w:rFonts w:ascii="David" w:hAnsi="David" w:hint="cs"/>
          <w:sz w:val="24"/>
          <w:szCs w:val="24"/>
          <w:rtl/>
        </w:rPr>
        <w:t>הבטחוני</w:t>
      </w:r>
      <w:r w:rsidRPr="006E2534">
        <w:rPr>
          <w:rFonts w:ascii="David" w:hAnsi="David"/>
          <w:sz w:val="24"/>
          <w:szCs w:val="24"/>
          <w:rtl/>
        </w:rPr>
        <w:t xml:space="preserve"> </w:t>
      </w:r>
      <w:r w:rsidRPr="006E2534">
        <w:rPr>
          <w:rFonts w:ascii="David" w:hAnsi="David" w:hint="cs"/>
          <w:sz w:val="24"/>
          <w:szCs w:val="24"/>
          <w:rtl/>
        </w:rPr>
        <w:t>הנדרש</w:t>
      </w:r>
      <w:r w:rsidRPr="006E2534">
        <w:rPr>
          <w:rFonts w:ascii="David" w:hAnsi="David"/>
          <w:sz w:val="24"/>
          <w:szCs w:val="24"/>
          <w:rtl/>
        </w:rPr>
        <w:t xml:space="preserve"> </w:t>
      </w:r>
      <w:r w:rsidRPr="006E2534">
        <w:rPr>
          <w:rFonts w:ascii="David" w:hAnsi="David" w:hint="cs"/>
          <w:sz w:val="24"/>
          <w:szCs w:val="24"/>
          <w:rtl/>
        </w:rPr>
        <w:t>ביחידה</w:t>
      </w:r>
      <w:r w:rsidRPr="006E2534">
        <w:rPr>
          <w:rFonts w:ascii="David" w:hAnsi="David"/>
          <w:sz w:val="24"/>
          <w:szCs w:val="24"/>
          <w:rtl/>
        </w:rPr>
        <w:t xml:space="preserve"> </w:t>
      </w:r>
      <w:r w:rsidRPr="006E2534">
        <w:rPr>
          <w:rFonts w:ascii="David" w:hAnsi="David" w:hint="cs"/>
          <w:sz w:val="24"/>
          <w:szCs w:val="24"/>
          <w:rtl/>
        </w:rPr>
        <w:t>אליה</w:t>
      </w:r>
      <w:r w:rsidRPr="006E2534">
        <w:rPr>
          <w:rFonts w:ascii="David" w:hAnsi="David"/>
          <w:sz w:val="24"/>
          <w:szCs w:val="24"/>
          <w:rtl/>
        </w:rPr>
        <w:t xml:space="preserve"> </w:t>
      </w:r>
      <w:r w:rsidRPr="006E2534">
        <w:rPr>
          <w:rFonts w:ascii="David" w:hAnsi="David" w:hint="cs"/>
          <w:sz w:val="24"/>
          <w:szCs w:val="24"/>
          <w:rtl/>
        </w:rPr>
        <w:t>נדרש</w:t>
      </w:r>
      <w:r w:rsidRPr="006E2534">
        <w:rPr>
          <w:rFonts w:ascii="David" w:hAnsi="David"/>
          <w:sz w:val="24"/>
          <w:szCs w:val="24"/>
          <w:rtl/>
        </w:rPr>
        <w:t xml:space="preserve">לספק </w:t>
      </w:r>
      <w:r>
        <w:rPr>
          <w:rFonts w:ascii="David" w:hAnsi="David" w:hint="cs"/>
          <w:sz w:val="24"/>
          <w:szCs w:val="24"/>
          <w:rtl/>
        </w:rPr>
        <w:t xml:space="preserve"> </w:t>
      </w:r>
      <w:r w:rsidRPr="006E2534">
        <w:rPr>
          <w:rFonts w:ascii="David" w:hAnsi="David" w:hint="cs"/>
          <w:sz w:val="24"/>
          <w:szCs w:val="24"/>
          <w:rtl/>
        </w:rPr>
        <w:t>א ת</w:t>
      </w:r>
      <w:r w:rsidRPr="006E2534">
        <w:rPr>
          <w:rFonts w:ascii="David" w:hAnsi="David"/>
          <w:sz w:val="24"/>
          <w:szCs w:val="24"/>
          <w:rtl/>
        </w:rPr>
        <w:t xml:space="preserve"> </w:t>
      </w:r>
      <w:r w:rsidRPr="006E2534">
        <w:rPr>
          <w:rFonts w:ascii="David" w:hAnsi="David" w:hint="cs"/>
          <w:sz w:val="24"/>
          <w:szCs w:val="24"/>
          <w:rtl/>
        </w:rPr>
        <w:t>האספקה</w:t>
      </w:r>
      <w:r w:rsidRPr="006E2534">
        <w:rPr>
          <w:rFonts w:ascii="David" w:hAnsi="David"/>
          <w:sz w:val="24"/>
          <w:szCs w:val="24"/>
          <w:rtl/>
        </w:rPr>
        <w:t>.</w:t>
      </w:r>
    </w:p>
    <w:p w14:paraId="08F2338A" w14:textId="77777777" w:rsidR="004E0F7F" w:rsidRPr="006E2534" w:rsidRDefault="004E0F7F" w:rsidP="004E0F7F">
      <w:pPr>
        <w:pStyle w:val="ab"/>
        <w:numPr>
          <w:ilvl w:val="1"/>
          <w:numId w:val="21"/>
        </w:numPr>
        <w:spacing w:after="160" w:line="276" w:lineRule="auto"/>
        <w:rPr>
          <w:rFonts w:ascii="David" w:hAnsi="David"/>
          <w:sz w:val="24"/>
          <w:szCs w:val="24"/>
        </w:rPr>
      </w:pPr>
      <w:r w:rsidRPr="006E2534">
        <w:rPr>
          <w:rFonts w:ascii="David" w:hAnsi="David"/>
          <w:sz w:val="24"/>
          <w:szCs w:val="24"/>
          <w:rtl/>
        </w:rPr>
        <w:t xml:space="preserve">הספק </w:t>
      </w:r>
      <w:r w:rsidRPr="006E2534">
        <w:rPr>
          <w:rFonts w:ascii="David" w:hAnsi="David" w:hint="cs"/>
          <w:sz w:val="24"/>
          <w:szCs w:val="24"/>
          <w:rtl/>
        </w:rPr>
        <w:t>לא</w:t>
      </w:r>
      <w:r w:rsidRPr="006E2534">
        <w:rPr>
          <w:rFonts w:ascii="David" w:hAnsi="David"/>
          <w:sz w:val="24"/>
          <w:szCs w:val="24"/>
          <w:rtl/>
        </w:rPr>
        <w:t xml:space="preserve"> </w:t>
      </w:r>
      <w:r w:rsidRPr="006E2534">
        <w:rPr>
          <w:rFonts w:ascii="David" w:hAnsi="David" w:hint="cs"/>
          <w:sz w:val="24"/>
          <w:szCs w:val="24"/>
          <w:rtl/>
        </w:rPr>
        <w:t>יעביר</w:t>
      </w:r>
      <w:r w:rsidRPr="006E2534">
        <w:rPr>
          <w:rFonts w:ascii="David" w:hAnsi="David"/>
          <w:sz w:val="24"/>
          <w:szCs w:val="24"/>
          <w:rtl/>
        </w:rPr>
        <w:t xml:space="preserve"> </w:t>
      </w:r>
      <w:r w:rsidRPr="006E2534">
        <w:rPr>
          <w:rFonts w:ascii="David" w:hAnsi="David" w:hint="cs"/>
          <w:sz w:val="24"/>
          <w:szCs w:val="24"/>
          <w:rtl/>
        </w:rPr>
        <w:t>לאף</w:t>
      </w:r>
      <w:r w:rsidRPr="006E2534">
        <w:rPr>
          <w:rFonts w:ascii="David" w:hAnsi="David"/>
          <w:sz w:val="24"/>
          <w:szCs w:val="24"/>
          <w:rtl/>
        </w:rPr>
        <w:t xml:space="preserve"> </w:t>
      </w:r>
      <w:r w:rsidRPr="006E2534">
        <w:rPr>
          <w:rFonts w:ascii="David" w:hAnsi="David" w:hint="cs"/>
          <w:sz w:val="24"/>
          <w:szCs w:val="24"/>
          <w:rtl/>
        </w:rPr>
        <w:t>גורם</w:t>
      </w:r>
      <w:r w:rsidRPr="006E2534">
        <w:rPr>
          <w:rFonts w:ascii="David" w:hAnsi="David"/>
          <w:sz w:val="24"/>
          <w:szCs w:val="24"/>
          <w:rtl/>
        </w:rPr>
        <w:t xml:space="preserve"> </w:t>
      </w:r>
      <w:r w:rsidRPr="006E2534">
        <w:rPr>
          <w:rFonts w:ascii="David" w:hAnsi="David" w:hint="cs"/>
          <w:sz w:val="24"/>
          <w:szCs w:val="24"/>
          <w:rtl/>
        </w:rPr>
        <w:t>מידע</w:t>
      </w:r>
      <w:r w:rsidRPr="006E2534">
        <w:rPr>
          <w:rFonts w:ascii="David" w:hAnsi="David"/>
          <w:sz w:val="24"/>
          <w:szCs w:val="24"/>
          <w:rtl/>
        </w:rPr>
        <w:t xml:space="preserve"> </w:t>
      </w:r>
      <w:r w:rsidRPr="006E2534">
        <w:rPr>
          <w:rFonts w:ascii="David" w:hAnsi="David" w:hint="cs"/>
          <w:sz w:val="24"/>
          <w:szCs w:val="24"/>
          <w:rtl/>
        </w:rPr>
        <w:t>כלשהו</w:t>
      </w:r>
      <w:r w:rsidRPr="006E2534">
        <w:rPr>
          <w:rFonts w:ascii="David" w:hAnsi="David"/>
          <w:sz w:val="24"/>
          <w:szCs w:val="24"/>
          <w:rtl/>
        </w:rPr>
        <w:t xml:space="preserve"> </w:t>
      </w:r>
      <w:r w:rsidRPr="006E2534">
        <w:rPr>
          <w:rFonts w:ascii="David" w:hAnsi="David" w:hint="cs"/>
          <w:sz w:val="24"/>
          <w:szCs w:val="24"/>
          <w:rtl/>
        </w:rPr>
        <w:t>הקשור</w:t>
      </w:r>
      <w:r w:rsidRPr="006E2534">
        <w:rPr>
          <w:rFonts w:ascii="David" w:hAnsi="David"/>
          <w:sz w:val="24"/>
          <w:szCs w:val="24"/>
          <w:rtl/>
        </w:rPr>
        <w:t xml:space="preserve"> </w:t>
      </w:r>
      <w:r w:rsidRPr="006E2534">
        <w:rPr>
          <w:rFonts w:ascii="David" w:hAnsi="David" w:hint="cs"/>
          <w:sz w:val="24"/>
          <w:szCs w:val="24"/>
          <w:rtl/>
        </w:rPr>
        <w:t>להסכם</w:t>
      </w:r>
      <w:r w:rsidRPr="006E2534">
        <w:rPr>
          <w:rFonts w:ascii="David" w:hAnsi="David"/>
          <w:sz w:val="24"/>
          <w:szCs w:val="24"/>
          <w:rtl/>
        </w:rPr>
        <w:t xml:space="preserve"> </w:t>
      </w:r>
      <w:r w:rsidRPr="006E2534">
        <w:rPr>
          <w:rFonts w:ascii="David" w:hAnsi="David" w:hint="cs"/>
          <w:sz w:val="24"/>
          <w:szCs w:val="24"/>
          <w:rtl/>
        </w:rPr>
        <w:t>שנמסר לו ו/או שהתקבל אצלו במסגרת ההתקשרות</w:t>
      </w:r>
      <w:r w:rsidRPr="006E2534">
        <w:rPr>
          <w:rFonts w:ascii="David" w:hAnsi="David"/>
          <w:sz w:val="24"/>
          <w:szCs w:val="24"/>
          <w:rtl/>
        </w:rPr>
        <w:t xml:space="preserve"> (</w:t>
      </w:r>
      <w:r w:rsidRPr="006E2534">
        <w:rPr>
          <w:rFonts w:ascii="David" w:hAnsi="David" w:hint="cs"/>
          <w:sz w:val="24"/>
          <w:szCs w:val="24"/>
          <w:rtl/>
        </w:rPr>
        <w:t>כגון</w:t>
      </w:r>
      <w:r w:rsidRPr="006E2534">
        <w:rPr>
          <w:rFonts w:ascii="David" w:hAnsi="David"/>
          <w:sz w:val="24"/>
          <w:szCs w:val="24"/>
          <w:rtl/>
        </w:rPr>
        <w:t xml:space="preserve">: </w:t>
      </w:r>
      <w:r w:rsidRPr="006E2534">
        <w:rPr>
          <w:rFonts w:ascii="David" w:hAnsi="David" w:hint="cs"/>
          <w:sz w:val="24"/>
          <w:szCs w:val="24"/>
          <w:rtl/>
        </w:rPr>
        <w:t>שמות</w:t>
      </w:r>
      <w:r w:rsidRPr="006E2534">
        <w:rPr>
          <w:rFonts w:ascii="David" w:hAnsi="David"/>
          <w:sz w:val="24"/>
          <w:szCs w:val="24"/>
          <w:rtl/>
        </w:rPr>
        <w:t xml:space="preserve"> </w:t>
      </w:r>
      <w:r w:rsidRPr="006E2534">
        <w:rPr>
          <w:rFonts w:ascii="David" w:hAnsi="David" w:hint="cs"/>
          <w:sz w:val="24"/>
          <w:szCs w:val="24"/>
          <w:rtl/>
        </w:rPr>
        <w:t>אנשים</w:t>
      </w:r>
      <w:r w:rsidRPr="006E2534">
        <w:rPr>
          <w:rFonts w:ascii="David" w:hAnsi="David"/>
          <w:sz w:val="24"/>
          <w:szCs w:val="24"/>
          <w:rtl/>
        </w:rPr>
        <w:t xml:space="preserve">, </w:t>
      </w:r>
      <w:r w:rsidRPr="006E2534">
        <w:rPr>
          <w:rFonts w:ascii="David" w:hAnsi="David" w:hint="cs"/>
          <w:sz w:val="24"/>
          <w:szCs w:val="24"/>
          <w:rtl/>
        </w:rPr>
        <w:t>בעלי</w:t>
      </w:r>
      <w:r w:rsidRPr="006E2534">
        <w:rPr>
          <w:rFonts w:ascii="David" w:hAnsi="David"/>
          <w:sz w:val="24"/>
          <w:szCs w:val="24"/>
          <w:rtl/>
        </w:rPr>
        <w:t xml:space="preserve"> </w:t>
      </w:r>
      <w:r w:rsidRPr="006E2534">
        <w:rPr>
          <w:rFonts w:ascii="David" w:hAnsi="David" w:hint="cs"/>
          <w:sz w:val="24"/>
          <w:szCs w:val="24"/>
          <w:rtl/>
        </w:rPr>
        <w:t>תפקידים</w:t>
      </w:r>
      <w:r w:rsidRPr="006E2534">
        <w:rPr>
          <w:rFonts w:ascii="David" w:hAnsi="David"/>
          <w:sz w:val="24"/>
          <w:szCs w:val="24"/>
          <w:rtl/>
        </w:rPr>
        <w:t xml:space="preserve">, </w:t>
      </w:r>
      <w:r w:rsidRPr="006E2534">
        <w:rPr>
          <w:rFonts w:ascii="David" w:hAnsi="David" w:hint="cs"/>
          <w:sz w:val="24"/>
          <w:szCs w:val="24"/>
          <w:rtl/>
        </w:rPr>
        <w:t>מסמכים</w:t>
      </w:r>
      <w:r w:rsidRPr="006E2534">
        <w:rPr>
          <w:rFonts w:ascii="David" w:hAnsi="David"/>
          <w:sz w:val="24"/>
          <w:szCs w:val="24"/>
          <w:rtl/>
        </w:rPr>
        <w:t xml:space="preserve">, </w:t>
      </w:r>
      <w:r w:rsidRPr="006E2534">
        <w:rPr>
          <w:rFonts w:ascii="David" w:hAnsi="David" w:hint="cs"/>
          <w:sz w:val="24"/>
          <w:szCs w:val="24"/>
          <w:rtl/>
        </w:rPr>
        <w:t>לוחות</w:t>
      </w:r>
      <w:r w:rsidRPr="006E2534">
        <w:rPr>
          <w:rFonts w:ascii="David" w:hAnsi="David"/>
          <w:sz w:val="24"/>
          <w:szCs w:val="24"/>
          <w:rtl/>
        </w:rPr>
        <w:t xml:space="preserve"> </w:t>
      </w:r>
      <w:r w:rsidRPr="006E2534">
        <w:rPr>
          <w:rFonts w:ascii="David" w:hAnsi="David" w:hint="cs"/>
          <w:sz w:val="24"/>
          <w:szCs w:val="24"/>
          <w:rtl/>
        </w:rPr>
        <w:t>זמנים</w:t>
      </w:r>
      <w:r w:rsidRPr="006E2534">
        <w:rPr>
          <w:rFonts w:ascii="David" w:hAnsi="David"/>
          <w:sz w:val="24"/>
          <w:szCs w:val="24"/>
          <w:rtl/>
        </w:rPr>
        <w:t xml:space="preserve"> </w:t>
      </w:r>
      <w:r w:rsidRPr="006E2534">
        <w:rPr>
          <w:rFonts w:ascii="David" w:hAnsi="David" w:hint="cs"/>
          <w:sz w:val="24"/>
          <w:szCs w:val="24"/>
          <w:rtl/>
        </w:rPr>
        <w:t>וכו</w:t>
      </w:r>
      <w:r w:rsidRPr="006E2534">
        <w:rPr>
          <w:rFonts w:ascii="David" w:hAnsi="David"/>
          <w:sz w:val="24"/>
          <w:szCs w:val="24"/>
          <w:rtl/>
        </w:rPr>
        <w:t xml:space="preserve">') </w:t>
      </w:r>
      <w:r w:rsidRPr="006E2534">
        <w:rPr>
          <w:rFonts w:ascii="David" w:hAnsi="David" w:hint="cs"/>
          <w:sz w:val="24"/>
          <w:szCs w:val="24"/>
          <w:rtl/>
        </w:rPr>
        <w:t>כל</w:t>
      </w:r>
      <w:r w:rsidRPr="006E2534">
        <w:rPr>
          <w:rFonts w:ascii="David" w:hAnsi="David"/>
          <w:sz w:val="24"/>
          <w:szCs w:val="24"/>
          <w:rtl/>
        </w:rPr>
        <w:t xml:space="preserve"> </w:t>
      </w:r>
      <w:r w:rsidRPr="006E2534">
        <w:rPr>
          <w:rFonts w:ascii="David" w:hAnsi="David" w:hint="cs"/>
          <w:sz w:val="24"/>
          <w:szCs w:val="24"/>
          <w:rtl/>
        </w:rPr>
        <w:t>העברה</w:t>
      </w:r>
      <w:r w:rsidRPr="006E2534">
        <w:rPr>
          <w:rFonts w:ascii="David" w:hAnsi="David"/>
          <w:sz w:val="24"/>
          <w:szCs w:val="24"/>
          <w:rtl/>
        </w:rPr>
        <w:t xml:space="preserve"> </w:t>
      </w:r>
      <w:r w:rsidRPr="006E2534">
        <w:rPr>
          <w:rFonts w:ascii="David" w:hAnsi="David" w:hint="cs"/>
          <w:sz w:val="24"/>
          <w:szCs w:val="24"/>
          <w:rtl/>
        </w:rPr>
        <w:t>כלשהי</w:t>
      </w:r>
      <w:r w:rsidRPr="006E2534">
        <w:rPr>
          <w:rFonts w:ascii="David" w:hAnsi="David"/>
          <w:sz w:val="24"/>
          <w:szCs w:val="24"/>
          <w:rtl/>
        </w:rPr>
        <w:t xml:space="preserve"> </w:t>
      </w:r>
      <w:r w:rsidRPr="006E2534">
        <w:rPr>
          <w:rFonts w:ascii="David" w:hAnsi="David" w:hint="cs"/>
          <w:sz w:val="24"/>
          <w:szCs w:val="24"/>
          <w:rtl/>
        </w:rPr>
        <w:t>לגורם</w:t>
      </w:r>
      <w:r w:rsidRPr="006E2534">
        <w:rPr>
          <w:rFonts w:ascii="David" w:hAnsi="David"/>
          <w:sz w:val="24"/>
          <w:szCs w:val="24"/>
          <w:rtl/>
        </w:rPr>
        <w:t xml:space="preserve"> </w:t>
      </w:r>
      <w:r w:rsidRPr="006E2534">
        <w:rPr>
          <w:rFonts w:ascii="David" w:hAnsi="David" w:hint="cs"/>
          <w:sz w:val="24"/>
          <w:szCs w:val="24"/>
          <w:rtl/>
        </w:rPr>
        <w:t>שאינו</w:t>
      </w:r>
      <w:r w:rsidRPr="006E2534">
        <w:rPr>
          <w:rFonts w:ascii="David" w:hAnsi="David"/>
          <w:sz w:val="24"/>
          <w:szCs w:val="24"/>
          <w:rtl/>
        </w:rPr>
        <w:t xml:space="preserve"> </w:t>
      </w:r>
      <w:r w:rsidRPr="006E2534">
        <w:rPr>
          <w:rFonts w:ascii="David" w:hAnsi="David" w:hint="cs"/>
          <w:sz w:val="24"/>
          <w:szCs w:val="24"/>
          <w:rtl/>
        </w:rPr>
        <w:t>הספק</w:t>
      </w:r>
      <w:r w:rsidRPr="006E2534">
        <w:rPr>
          <w:rFonts w:ascii="David" w:hAnsi="David"/>
          <w:sz w:val="24"/>
          <w:szCs w:val="24"/>
          <w:rtl/>
        </w:rPr>
        <w:t xml:space="preserve"> </w:t>
      </w:r>
      <w:r w:rsidRPr="006E2534">
        <w:rPr>
          <w:rFonts w:ascii="David" w:hAnsi="David" w:hint="cs"/>
          <w:sz w:val="24"/>
          <w:szCs w:val="24"/>
          <w:rtl/>
        </w:rPr>
        <w:t>כפוף</w:t>
      </w:r>
      <w:r w:rsidRPr="006E2534">
        <w:rPr>
          <w:rFonts w:ascii="David" w:hAnsi="David"/>
          <w:sz w:val="24"/>
          <w:szCs w:val="24"/>
          <w:rtl/>
        </w:rPr>
        <w:t xml:space="preserve"> </w:t>
      </w:r>
      <w:r w:rsidRPr="006E2534">
        <w:rPr>
          <w:rFonts w:ascii="David" w:hAnsi="David" w:hint="cs"/>
          <w:sz w:val="24"/>
          <w:szCs w:val="24"/>
          <w:rtl/>
        </w:rPr>
        <w:t>לאישור</w:t>
      </w:r>
      <w:r w:rsidRPr="006E2534">
        <w:rPr>
          <w:rFonts w:ascii="David" w:hAnsi="David"/>
          <w:sz w:val="24"/>
          <w:szCs w:val="24"/>
          <w:rtl/>
        </w:rPr>
        <w:t xml:space="preserve"> </w:t>
      </w:r>
      <w:r w:rsidRPr="006E2534">
        <w:rPr>
          <w:rFonts w:ascii="David" w:hAnsi="David" w:hint="cs"/>
          <w:sz w:val="24"/>
          <w:szCs w:val="24"/>
          <w:rtl/>
        </w:rPr>
        <w:t>המשרד בכתב ומראש</w:t>
      </w:r>
      <w:r w:rsidRPr="006E2534">
        <w:rPr>
          <w:rFonts w:ascii="David" w:hAnsi="David"/>
          <w:sz w:val="24"/>
          <w:szCs w:val="24"/>
          <w:rtl/>
        </w:rPr>
        <w:t>.</w:t>
      </w:r>
    </w:p>
    <w:p w14:paraId="4EAFF5A5" w14:textId="77777777" w:rsidR="004E0F7F" w:rsidRPr="006E2534" w:rsidRDefault="004E0F7F" w:rsidP="004E0F7F">
      <w:pPr>
        <w:pStyle w:val="ab"/>
        <w:numPr>
          <w:ilvl w:val="1"/>
          <w:numId w:val="21"/>
        </w:numPr>
        <w:spacing w:after="160" w:line="276" w:lineRule="auto"/>
        <w:rPr>
          <w:rFonts w:ascii="David" w:hAnsi="David"/>
          <w:sz w:val="24"/>
          <w:szCs w:val="24"/>
        </w:rPr>
      </w:pPr>
      <w:r w:rsidRPr="006E2534">
        <w:rPr>
          <w:rFonts w:ascii="David" w:hAnsi="David"/>
          <w:sz w:val="24"/>
          <w:szCs w:val="24"/>
          <w:rtl/>
        </w:rPr>
        <w:t>חל   א</w:t>
      </w:r>
      <w:r w:rsidRPr="006E2534">
        <w:rPr>
          <w:rFonts w:ascii="David" w:hAnsi="David" w:hint="cs"/>
          <w:sz w:val="24"/>
          <w:szCs w:val="24"/>
          <w:rtl/>
        </w:rPr>
        <w:t>יסור</w:t>
      </w:r>
      <w:r w:rsidRPr="006E2534">
        <w:rPr>
          <w:rFonts w:ascii="David" w:hAnsi="David"/>
          <w:sz w:val="24"/>
          <w:szCs w:val="24"/>
          <w:rtl/>
        </w:rPr>
        <w:t xml:space="preserve"> </w:t>
      </w:r>
      <w:r w:rsidRPr="006E2534">
        <w:rPr>
          <w:rFonts w:ascii="David" w:hAnsi="David" w:hint="cs"/>
          <w:sz w:val="24"/>
          <w:szCs w:val="24"/>
          <w:rtl/>
        </w:rPr>
        <w:t>על</w:t>
      </w:r>
      <w:r w:rsidRPr="006E2534">
        <w:rPr>
          <w:rFonts w:ascii="David" w:hAnsi="David"/>
          <w:sz w:val="24"/>
          <w:szCs w:val="24"/>
          <w:rtl/>
        </w:rPr>
        <w:t xml:space="preserve"> </w:t>
      </w:r>
      <w:r w:rsidRPr="006E2534">
        <w:rPr>
          <w:rFonts w:ascii="David" w:hAnsi="David" w:hint="cs"/>
          <w:sz w:val="24"/>
          <w:szCs w:val="24"/>
          <w:rtl/>
        </w:rPr>
        <w:t>הס</w:t>
      </w:r>
      <w:r w:rsidRPr="006E2534">
        <w:rPr>
          <w:rFonts w:ascii="David" w:hAnsi="David"/>
          <w:sz w:val="24"/>
          <w:szCs w:val="24"/>
          <w:rtl/>
        </w:rPr>
        <w:t>פ</w:t>
      </w:r>
      <w:r w:rsidRPr="006E2534">
        <w:rPr>
          <w:rFonts w:ascii="David" w:hAnsi="David" w:hint="cs"/>
          <w:sz w:val="24"/>
          <w:szCs w:val="24"/>
          <w:rtl/>
        </w:rPr>
        <w:t>ק</w:t>
      </w:r>
      <w:r w:rsidRPr="006E2534">
        <w:rPr>
          <w:rFonts w:ascii="David" w:hAnsi="David"/>
          <w:sz w:val="24"/>
          <w:szCs w:val="24"/>
          <w:rtl/>
        </w:rPr>
        <w:t xml:space="preserve"> </w:t>
      </w:r>
      <w:r w:rsidRPr="006E2534">
        <w:rPr>
          <w:rFonts w:ascii="David" w:hAnsi="David" w:hint="cs"/>
          <w:sz w:val="24"/>
          <w:szCs w:val="24"/>
          <w:rtl/>
        </w:rPr>
        <w:t>להחזיק</w:t>
      </w:r>
      <w:r w:rsidRPr="006E2534">
        <w:rPr>
          <w:rFonts w:ascii="David" w:hAnsi="David"/>
          <w:sz w:val="24"/>
          <w:szCs w:val="24"/>
          <w:rtl/>
        </w:rPr>
        <w:t xml:space="preserve"> </w:t>
      </w:r>
      <w:r w:rsidRPr="006E2534">
        <w:rPr>
          <w:rFonts w:ascii="David" w:hAnsi="David" w:hint="cs"/>
          <w:sz w:val="24"/>
          <w:szCs w:val="24"/>
          <w:rtl/>
        </w:rPr>
        <w:t>מידע</w:t>
      </w:r>
      <w:r w:rsidRPr="006E2534">
        <w:rPr>
          <w:rFonts w:ascii="David" w:hAnsi="David"/>
          <w:sz w:val="24"/>
          <w:szCs w:val="24"/>
          <w:rtl/>
        </w:rPr>
        <w:t xml:space="preserve"> </w:t>
      </w:r>
      <w:r w:rsidRPr="006E2534">
        <w:rPr>
          <w:rFonts w:ascii="David" w:hAnsi="David" w:hint="cs"/>
          <w:sz w:val="24"/>
          <w:szCs w:val="24"/>
          <w:rtl/>
        </w:rPr>
        <w:t>כלשהו</w:t>
      </w:r>
      <w:r w:rsidRPr="006E2534">
        <w:rPr>
          <w:rFonts w:ascii="David" w:hAnsi="David"/>
          <w:sz w:val="24"/>
          <w:szCs w:val="24"/>
          <w:rtl/>
        </w:rPr>
        <w:t xml:space="preserve"> </w:t>
      </w:r>
      <w:r w:rsidRPr="006E2534">
        <w:rPr>
          <w:rFonts w:ascii="David" w:hAnsi="David" w:hint="cs"/>
          <w:sz w:val="24"/>
          <w:szCs w:val="24"/>
          <w:rtl/>
        </w:rPr>
        <w:t>על</w:t>
      </w:r>
      <w:r w:rsidRPr="006E2534">
        <w:rPr>
          <w:rFonts w:ascii="David" w:hAnsi="David"/>
          <w:sz w:val="24"/>
          <w:szCs w:val="24"/>
          <w:rtl/>
        </w:rPr>
        <w:t xml:space="preserve"> </w:t>
      </w:r>
      <w:r w:rsidRPr="006E2534">
        <w:rPr>
          <w:rFonts w:ascii="David" w:hAnsi="David" w:hint="cs"/>
          <w:sz w:val="24"/>
          <w:szCs w:val="24"/>
          <w:rtl/>
        </w:rPr>
        <w:t>צה</w:t>
      </w:r>
      <w:r w:rsidRPr="006E2534">
        <w:rPr>
          <w:rFonts w:ascii="David" w:hAnsi="David"/>
          <w:sz w:val="24"/>
          <w:szCs w:val="24"/>
          <w:rtl/>
        </w:rPr>
        <w:t>"</w:t>
      </w:r>
      <w:r w:rsidRPr="006E2534">
        <w:rPr>
          <w:rFonts w:ascii="David" w:hAnsi="David" w:hint="cs"/>
          <w:sz w:val="24"/>
          <w:szCs w:val="24"/>
          <w:rtl/>
        </w:rPr>
        <w:t>ל</w:t>
      </w:r>
      <w:r w:rsidRPr="006E2534">
        <w:rPr>
          <w:rFonts w:ascii="David" w:hAnsi="David"/>
          <w:sz w:val="24"/>
          <w:szCs w:val="24"/>
          <w:rtl/>
        </w:rPr>
        <w:t xml:space="preserve"> </w:t>
      </w:r>
      <w:r w:rsidRPr="006E2534">
        <w:rPr>
          <w:rFonts w:ascii="David" w:hAnsi="David" w:hint="cs"/>
          <w:sz w:val="24"/>
          <w:szCs w:val="24"/>
          <w:rtl/>
        </w:rPr>
        <w:t>למעט</w:t>
      </w:r>
      <w:r w:rsidRPr="006E2534">
        <w:rPr>
          <w:rFonts w:ascii="David" w:hAnsi="David"/>
          <w:sz w:val="24"/>
          <w:szCs w:val="24"/>
          <w:rtl/>
        </w:rPr>
        <w:t xml:space="preserve"> </w:t>
      </w:r>
      <w:r w:rsidRPr="006E2534">
        <w:rPr>
          <w:rFonts w:ascii="David" w:hAnsi="David" w:hint="cs"/>
          <w:sz w:val="24"/>
          <w:szCs w:val="24"/>
          <w:rtl/>
        </w:rPr>
        <w:t>פרטי</w:t>
      </w:r>
      <w:r w:rsidRPr="006E2534">
        <w:rPr>
          <w:rFonts w:ascii="David" w:hAnsi="David"/>
          <w:sz w:val="24"/>
          <w:szCs w:val="24"/>
          <w:rtl/>
        </w:rPr>
        <w:t xml:space="preserve"> </w:t>
      </w:r>
      <w:r w:rsidRPr="006E2534">
        <w:rPr>
          <w:rFonts w:ascii="David" w:hAnsi="David" w:hint="cs"/>
          <w:sz w:val="24"/>
          <w:szCs w:val="24"/>
          <w:rtl/>
        </w:rPr>
        <w:t>הזמנות</w:t>
      </w:r>
      <w:r w:rsidRPr="006E2534">
        <w:rPr>
          <w:rFonts w:ascii="David" w:hAnsi="David"/>
          <w:sz w:val="24"/>
          <w:szCs w:val="24"/>
          <w:rtl/>
        </w:rPr>
        <w:t xml:space="preserve"> </w:t>
      </w:r>
      <w:r w:rsidRPr="006E2534">
        <w:rPr>
          <w:rFonts w:ascii="David" w:hAnsi="David" w:hint="cs"/>
          <w:sz w:val="24"/>
          <w:szCs w:val="24"/>
          <w:rtl/>
        </w:rPr>
        <w:t>ו ניפוקים</w:t>
      </w:r>
      <w:r w:rsidRPr="006E2534">
        <w:rPr>
          <w:rFonts w:ascii="David" w:hAnsi="David"/>
          <w:sz w:val="24"/>
          <w:szCs w:val="24"/>
          <w:rtl/>
        </w:rPr>
        <w:t>.</w:t>
      </w:r>
    </w:p>
    <w:p w14:paraId="4F6FA3D7" w14:textId="77777777" w:rsidR="004E0F7F" w:rsidRPr="006E2534" w:rsidRDefault="004E0F7F" w:rsidP="004E0F7F">
      <w:pPr>
        <w:pStyle w:val="ab"/>
        <w:numPr>
          <w:ilvl w:val="1"/>
          <w:numId w:val="21"/>
        </w:numPr>
        <w:spacing w:after="160" w:line="276" w:lineRule="auto"/>
        <w:rPr>
          <w:rFonts w:ascii="David" w:hAnsi="David"/>
          <w:sz w:val="24"/>
          <w:szCs w:val="24"/>
        </w:rPr>
      </w:pPr>
      <w:r w:rsidRPr="006E2534">
        <w:rPr>
          <w:rFonts w:ascii="David" w:hAnsi="David"/>
          <w:sz w:val="24"/>
          <w:szCs w:val="24"/>
          <w:rtl/>
        </w:rPr>
        <w:lastRenderedPageBreak/>
        <w:t>הס</w:t>
      </w:r>
      <w:r w:rsidRPr="006E2534">
        <w:rPr>
          <w:rFonts w:ascii="David" w:hAnsi="David" w:hint="cs"/>
          <w:sz w:val="24"/>
          <w:szCs w:val="24"/>
          <w:rtl/>
        </w:rPr>
        <w:t>פק</w:t>
      </w:r>
      <w:r w:rsidRPr="006E2534">
        <w:rPr>
          <w:rFonts w:ascii="David" w:hAnsi="David"/>
          <w:sz w:val="24"/>
          <w:szCs w:val="24"/>
          <w:rtl/>
        </w:rPr>
        <w:t xml:space="preserve"> </w:t>
      </w:r>
      <w:r w:rsidRPr="006E2534">
        <w:rPr>
          <w:rFonts w:ascii="David" w:hAnsi="David" w:hint="cs"/>
          <w:sz w:val="24"/>
          <w:szCs w:val="24"/>
          <w:rtl/>
        </w:rPr>
        <w:t>אינו</w:t>
      </w:r>
      <w:r w:rsidRPr="006E2534">
        <w:rPr>
          <w:rFonts w:ascii="David" w:hAnsi="David"/>
          <w:sz w:val="24"/>
          <w:szCs w:val="24"/>
          <w:rtl/>
        </w:rPr>
        <w:t xml:space="preserve"> </w:t>
      </w:r>
      <w:r w:rsidRPr="006E2534">
        <w:rPr>
          <w:rFonts w:ascii="David" w:hAnsi="David" w:hint="cs"/>
          <w:sz w:val="24"/>
          <w:szCs w:val="24"/>
          <w:rtl/>
        </w:rPr>
        <w:t>רשאי</w:t>
      </w:r>
      <w:r w:rsidRPr="006E2534">
        <w:rPr>
          <w:rFonts w:ascii="David" w:hAnsi="David"/>
          <w:sz w:val="24"/>
          <w:szCs w:val="24"/>
          <w:rtl/>
        </w:rPr>
        <w:t xml:space="preserve"> </w:t>
      </w:r>
      <w:r w:rsidRPr="006E2534">
        <w:rPr>
          <w:rFonts w:ascii="David" w:hAnsi="David" w:hint="cs"/>
          <w:sz w:val="24"/>
          <w:szCs w:val="24"/>
          <w:rtl/>
        </w:rPr>
        <w:t>לבצע</w:t>
      </w:r>
      <w:r w:rsidRPr="006E2534">
        <w:rPr>
          <w:rFonts w:ascii="David" w:hAnsi="David"/>
          <w:sz w:val="24"/>
          <w:szCs w:val="24"/>
          <w:rtl/>
        </w:rPr>
        <w:t xml:space="preserve"> </w:t>
      </w:r>
      <w:r w:rsidRPr="006E2534">
        <w:rPr>
          <w:rFonts w:ascii="David" w:hAnsi="David" w:hint="cs"/>
          <w:sz w:val="24"/>
          <w:szCs w:val="24"/>
          <w:rtl/>
        </w:rPr>
        <w:t>שימוש</w:t>
      </w:r>
      <w:r w:rsidRPr="006E2534">
        <w:rPr>
          <w:rFonts w:ascii="David" w:hAnsi="David"/>
          <w:sz w:val="24"/>
          <w:szCs w:val="24"/>
          <w:rtl/>
        </w:rPr>
        <w:t xml:space="preserve"> </w:t>
      </w:r>
      <w:r w:rsidRPr="006E2534">
        <w:rPr>
          <w:rFonts w:ascii="David" w:hAnsi="David" w:hint="cs"/>
          <w:sz w:val="24"/>
          <w:szCs w:val="24"/>
          <w:rtl/>
        </w:rPr>
        <w:t>בפרטי</w:t>
      </w:r>
      <w:r w:rsidRPr="006E2534">
        <w:rPr>
          <w:rFonts w:ascii="David" w:hAnsi="David"/>
          <w:sz w:val="24"/>
          <w:szCs w:val="24"/>
          <w:rtl/>
        </w:rPr>
        <w:t xml:space="preserve"> </w:t>
      </w:r>
      <w:r w:rsidRPr="006E2534">
        <w:rPr>
          <w:rFonts w:ascii="David" w:hAnsi="David" w:hint="cs"/>
          <w:sz w:val="24"/>
          <w:szCs w:val="24"/>
          <w:rtl/>
        </w:rPr>
        <w:t>מידע</w:t>
      </w:r>
      <w:r w:rsidRPr="006E2534">
        <w:rPr>
          <w:rFonts w:ascii="David" w:hAnsi="David"/>
          <w:sz w:val="24"/>
          <w:szCs w:val="24"/>
          <w:rtl/>
        </w:rPr>
        <w:t xml:space="preserve"> </w:t>
      </w:r>
      <w:r w:rsidRPr="006E2534">
        <w:rPr>
          <w:rFonts w:ascii="David" w:hAnsi="David" w:hint="cs"/>
          <w:sz w:val="24"/>
          <w:szCs w:val="24"/>
          <w:rtl/>
        </w:rPr>
        <w:t>כלשהם</w:t>
      </w:r>
      <w:r w:rsidRPr="006E2534">
        <w:rPr>
          <w:rFonts w:ascii="David" w:hAnsi="David"/>
          <w:sz w:val="24"/>
          <w:szCs w:val="24"/>
          <w:rtl/>
        </w:rPr>
        <w:t xml:space="preserve"> </w:t>
      </w:r>
      <w:r w:rsidRPr="006E2534">
        <w:rPr>
          <w:rFonts w:ascii="David" w:hAnsi="David" w:hint="cs"/>
          <w:sz w:val="24"/>
          <w:szCs w:val="24"/>
          <w:rtl/>
        </w:rPr>
        <w:t>שהתקבלו</w:t>
      </w:r>
      <w:r w:rsidRPr="006E2534">
        <w:rPr>
          <w:rFonts w:ascii="David" w:hAnsi="David"/>
          <w:sz w:val="24"/>
          <w:szCs w:val="24"/>
          <w:rtl/>
        </w:rPr>
        <w:t xml:space="preserve"> </w:t>
      </w:r>
      <w:r w:rsidRPr="006E2534">
        <w:rPr>
          <w:rFonts w:ascii="David" w:hAnsi="David" w:hint="cs"/>
          <w:sz w:val="24"/>
          <w:szCs w:val="24"/>
          <w:rtl/>
        </w:rPr>
        <w:t>מהלקוח</w:t>
      </w:r>
      <w:r w:rsidRPr="006E2534">
        <w:rPr>
          <w:rFonts w:ascii="David" w:hAnsi="David"/>
          <w:sz w:val="24"/>
          <w:szCs w:val="24"/>
          <w:rtl/>
        </w:rPr>
        <w:t xml:space="preserve"> </w:t>
      </w:r>
      <w:r w:rsidRPr="006E2534">
        <w:rPr>
          <w:rFonts w:ascii="David" w:hAnsi="David" w:hint="cs"/>
          <w:sz w:val="24"/>
          <w:szCs w:val="24"/>
          <w:rtl/>
        </w:rPr>
        <w:t>אלא</w:t>
      </w:r>
      <w:r w:rsidRPr="006E2534">
        <w:rPr>
          <w:rFonts w:ascii="David" w:hAnsi="David"/>
          <w:sz w:val="24"/>
          <w:szCs w:val="24"/>
          <w:rtl/>
        </w:rPr>
        <w:t xml:space="preserve"> </w:t>
      </w:r>
      <w:r w:rsidRPr="006E2534">
        <w:rPr>
          <w:rFonts w:ascii="David" w:hAnsi="David" w:hint="cs"/>
          <w:sz w:val="24"/>
          <w:szCs w:val="24"/>
          <w:rtl/>
        </w:rPr>
        <w:t>לצורך</w:t>
      </w:r>
      <w:r w:rsidRPr="006E2534">
        <w:rPr>
          <w:rFonts w:ascii="David" w:hAnsi="David"/>
          <w:sz w:val="24"/>
          <w:szCs w:val="24"/>
          <w:rtl/>
        </w:rPr>
        <w:t xml:space="preserve"> </w:t>
      </w:r>
      <w:r w:rsidRPr="006E2534">
        <w:rPr>
          <w:rFonts w:ascii="David" w:hAnsi="David" w:hint="cs"/>
          <w:sz w:val="24"/>
          <w:szCs w:val="24"/>
          <w:rtl/>
        </w:rPr>
        <w:t>קיום</w:t>
      </w:r>
      <w:r w:rsidRPr="006E2534">
        <w:rPr>
          <w:rFonts w:ascii="David" w:hAnsi="David"/>
          <w:sz w:val="24"/>
          <w:szCs w:val="24"/>
          <w:rtl/>
        </w:rPr>
        <w:t xml:space="preserve"> </w:t>
      </w:r>
      <w:r w:rsidRPr="006E2534">
        <w:rPr>
          <w:rFonts w:ascii="David" w:hAnsi="David" w:hint="cs"/>
          <w:sz w:val="24"/>
          <w:szCs w:val="24"/>
          <w:rtl/>
        </w:rPr>
        <w:t>ההסכם</w:t>
      </w:r>
      <w:r w:rsidRPr="006E2534">
        <w:rPr>
          <w:rFonts w:ascii="David" w:hAnsi="David"/>
          <w:sz w:val="24"/>
          <w:szCs w:val="24"/>
          <w:rtl/>
        </w:rPr>
        <w:t xml:space="preserve"> </w:t>
      </w:r>
      <w:r w:rsidRPr="006E2534">
        <w:rPr>
          <w:rFonts w:ascii="David" w:hAnsi="David" w:hint="cs"/>
          <w:sz w:val="24"/>
          <w:szCs w:val="24"/>
          <w:rtl/>
        </w:rPr>
        <w:t>שקיבל ולצורך מתן השירותים בלבד</w:t>
      </w:r>
      <w:r w:rsidRPr="006E2534">
        <w:rPr>
          <w:rFonts w:ascii="David" w:hAnsi="David"/>
          <w:sz w:val="24"/>
          <w:szCs w:val="24"/>
          <w:rtl/>
        </w:rPr>
        <w:t xml:space="preserve">. </w:t>
      </w:r>
      <w:r w:rsidRPr="006E2534">
        <w:rPr>
          <w:rFonts w:ascii="David" w:hAnsi="David" w:hint="cs"/>
          <w:sz w:val="24"/>
          <w:szCs w:val="24"/>
          <w:rtl/>
        </w:rPr>
        <w:t>כמו</w:t>
      </w:r>
      <w:r w:rsidRPr="006E2534">
        <w:rPr>
          <w:rFonts w:ascii="David" w:hAnsi="David"/>
          <w:sz w:val="24"/>
          <w:szCs w:val="24"/>
          <w:rtl/>
        </w:rPr>
        <w:t xml:space="preserve">  </w:t>
      </w:r>
      <w:r w:rsidRPr="006E2534">
        <w:rPr>
          <w:rFonts w:ascii="David" w:hAnsi="David" w:hint="cs"/>
          <w:sz w:val="24"/>
          <w:szCs w:val="24"/>
          <w:rtl/>
        </w:rPr>
        <w:t>כן</w:t>
      </w:r>
      <w:r w:rsidRPr="006E2534">
        <w:rPr>
          <w:rFonts w:ascii="David" w:hAnsi="David"/>
          <w:sz w:val="24"/>
          <w:szCs w:val="24"/>
          <w:rtl/>
        </w:rPr>
        <w:t xml:space="preserve"> </w:t>
      </w:r>
      <w:r w:rsidRPr="006E2534">
        <w:rPr>
          <w:rFonts w:ascii="David" w:hAnsi="David" w:hint="cs"/>
          <w:sz w:val="24"/>
          <w:szCs w:val="24"/>
          <w:rtl/>
        </w:rPr>
        <w:t>חל</w:t>
      </w:r>
      <w:r w:rsidRPr="006E2534">
        <w:rPr>
          <w:rFonts w:ascii="David" w:hAnsi="David"/>
          <w:sz w:val="24"/>
          <w:szCs w:val="24"/>
          <w:rtl/>
        </w:rPr>
        <w:t xml:space="preserve"> </w:t>
      </w:r>
      <w:r w:rsidRPr="006E2534">
        <w:rPr>
          <w:rFonts w:ascii="David" w:hAnsi="David" w:hint="cs"/>
          <w:sz w:val="24"/>
          <w:szCs w:val="24"/>
          <w:rtl/>
        </w:rPr>
        <w:t>איסור</w:t>
      </w:r>
      <w:r w:rsidRPr="006E2534">
        <w:rPr>
          <w:rFonts w:ascii="David" w:hAnsi="David"/>
          <w:sz w:val="24"/>
          <w:szCs w:val="24"/>
          <w:rtl/>
        </w:rPr>
        <w:t xml:space="preserve"> העברת  מ</w:t>
      </w:r>
      <w:r w:rsidRPr="006E2534">
        <w:rPr>
          <w:rFonts w:ascii="David" w:hAnsi="David" w:hint="cs"/>
          <w:sz w:val="24"/>
          <w:szCs w:val="24"/>
          <w:rtl/>
        </w:rPr>
        <w:t>ידע</w:t>
      </w:r>
      <w:r w:rsidRPr="006E2534">
        <w:rPr>
          <w:rFonts w:ascii="David" w:hAnsi="David"/>
          <w:sz w:val="24"/>
          <w:szCs w:val="24"/>
          <w:rtl/>
        </w:rPr>
        <w:t xml:space="preserve"> </w:t>
      </w:r>
      <w:r w:rsidRPr="006E2534">
        <w:rPr>
          <w:rFonts w:ascii="David" w:hAnsi="David" w:hint="cs"/>
          <w:sz w:val="24"/>
          <w:szCs w:val="24"/>
          <w:rtl/>
        </w:rPr>
        <w:t>כלשהו</w:t>
      </w:r>
      <w:r w:rsidRPr="006E2534">
        <w:rPr>
          <w:rFonts w:ascii="David" w:hAnsi="David"/>
          <w:sz w:val="24"/>
          <w:szCs w:val="24"/>
          <w:rtl/>
        </w:rPr>
        <w:t xml:space="preserve"> </w:t>
      </w:r>
      <w:r w:rsidRPr="006E2534">
        <w:rPr>
          <w:rFonts w:ascii="David" w:hAnsi="David" w:hint="cs"/>
          <w:sz w:val="24"/>
          <w:szCs w:val="24"/>
          <w:rtl/>
        </w:rPr>
        <w:t>לגורם</w:t>
      </w:r>
      <w:r w:rsidRPr="006E2534">
        <w:rPr>
          <w:rFonts w:ascii="David" w:hAnsi="David"/>
          <w:sz w:val="24"/>
          <w:szCs w:val="24"/>
          <w:rtl/>
        </w:rPr>
        <w:t xml:space="preserve"> </w:t>
      </w:r>
      <w:r w:rsidRPr="006E2534">
        <w:rPr>
          <w:rFonts w:ascii="David" w:hAnsi="David" w:hint="cs"/>
          <w:sz w:val="24"/>
          <w:szCs w:val="24"/>
          <w:rtl/>
        </w:rPr>
        <w:t>צד</w:t>
      </w:r>
      <w:r w:rsidRPr="006E2534">
        <w:rPr>
          <w:rFonts w:ascii="David" w:hAnsi="David"/>
          <w:sz w:val="24"/>
          <w:szCs w:val="24"/>
          <w:rtl/>
        </w:rPr>
        <w:t xml:space="preserve"> </w:t>
      </w:r>
      <w:r w:rsidRPr="006E2534">
        <w:rPr>
          <w:rFonts w:ascii="David" w:hAnsi="David" w:hint="cs"/>
          <w:sz w:val="24"/>
          <w:szCs w:val="24"/>
          <w:rtl/>
        </w:rPr>
        <w:t>שלישי</w:t>
      </w:r>
      <w:r w:rsidRPr="006E2534">
        <w:rPr>
          <w:rFonts w:ascii="David" w:hAnsi="David"/>
          <w:sz w:val="24"/>
          <w:szCs w:val="24"/>
          <w:rtl/>
        </w:rPr>
        <w:t xml:space="preserve">. </w:t>
      </w:r>
    </w:p>
    <w:p w14:paraId="08ED5456" w14:textId="77777777" w:rsidR="004E0F7F" w:rsidRDefault="004E0F7F" w:rsidP="004E0F7F">
      <w:pPr>
        <w:pStyle w:val="ab"/>
        <w:numPr>
          <w:ilvl w:val="1"/>
          <w:numId w:val="21"/>
        </w:numPr>
        <w:spacing w:after="160" w:line="276" w:lineRule="auto"/>
        <w:rPr>
          <w:rFonts w:ascii="David" w:hAnsi="David"/>
          <w:sz w:val="24"/>
          <w:szCs w:val="24"/>
        </w:rPr>
      </w:pPr>
      <w:r w:rsidRPr="006E2534">
        <w:rPr>
          <w:rFonts w:ascii="David" w:hAnsi="David"/>
          <w:sz w:val="24"/>
          <w:szCs w:val="24"/>
          <w:rtl/>
        </w:rPr>
        <w:t>על  ה</w:t>
      </w:r>
      <w:r w:rsidRPr="006E2534">
        <w:rPr>
          <w:rFonts w:ascii="David" w:hAnsi="David" w:hint="cs"/>
          <w:sz w:val="24"/>
          <w:szCs w:val="24"/>
          <w:rtl/>
        </w:rPr>
        <w:t>ספק</w:t>
      </w:r>
      <w:r w:rsidRPr="006E2534">
        <w:rPr>
          <w:rFonts w:ascii="David" w:hAnsi="David"/>
          <w:sz w:val="24"/>
          <w:szCs w:val="24"/>
          <w:rtl/>
        </w:rPr>
        <w:t xml:space="preserve"> </w:t>
      </w:r>
      <w:r w:rsidRPr="006E2534">
        <w:rPr>
          <w:rFonts w:ascii="David" w:hAnsi="David" w:hint="cs"/>
          <w:sz w:val="24"/>
          <w:szCs w:val="24"/>
          <w:rtl/>
        </w:rPr>
        <w:t>לוודא</w:t>
      </w:r>
      <w:r w:rsidRPr="006E2534">
        <w:rPr>
          <w:rFonts w:ascii="David" w:hAnsi="David"/>
          <w:sz w:val="24"/>
          <w:szCs w:val="24"/>
          <w:rtl/>
        </w:rPr>
        <w:t xml:space="preserve"> </w:t>
      </w:r>
      <w:r w:rsidRPr="006E2534">
        <w:rPr>
          <w:rFonts w:ascii="David" w:hAnsi="David" w:hint="cs"/>
          <w:sz w:val="24"/>
          <w:szCs w:val="24"/>
          <w:rtl/>
        </w:rPr>
        <w:t>שרישומיו</w:t>
      </w:r>
      <w:r w:rsidRPr="006E2534">
        <w:rPr>
          <w:rFonts w:ascii="David" w:hAnsi="David"/>
          <w:sz w:val="24"/>
          <w:szCs w:val="24"/>
          <w:rtl/>
        </w:rPr>
        <w:t xml:space="preserve"> </w:t>
      </w:r>
      <w:r w:rsidRPr="006E2534">
        <w:rPr>
          <w:rFonts w:ascii="David" w:hAnsi="David" w:hint="cs"/>
          <w:sz w:val="24"/>
          <w:szCs w:val="24"/>
          <w:rtl/>
        </w:rPr>
        <w:t>לגבי</w:t>
      </w:r>
      <w:r w:rsidRPr="006E2534">
        <w:rPr>
          <w:rFonts w:ascii="David" w:hAnsi="David"/>
          <w:sz w:val="24"/>
          <w:szCs w:val="24"/>
          <w:rtl/>
        </w:rPr>
        <w:t xml:space="preserve"> </w:t>
      </w:r>
      <w:r w:rsidRPr="006E2534">
        <w:rPr>
          <w:rFonts w:ascii="David" w:hAnsi="David" w:hint="cs"/>
          <w:sz w:val="24"/>
          <w:szCs w:val="24"/>
          <w:rtl/>
        </w:rPr>
        <w:t>פירוט</w:t>
      </w:r>
      <w:r w:rsidRPr="006E2534">
        <w:rPr>
          <w:rFonts w:ascii="David" w:hAnsi="David"/>
          <w:sz w:val="24"/>
          <w:szCs w:val="24"/>
          <w:rtl/>
        </w:rPr>
        <w:t xml:space="preserve"> </w:t>
      </w:r>
      <w:r w:rsidRPr="006E2534">
        <w:rPr>
          <w:rFonts w:ascii="David" w:hAnsi="David" w:hint="cs"/>
          <w:sz w:val="24"/>
          <w:szCs w:val="24"/>
          <w:rtl/>
        </w:rPr>
        <w:t>הזמנות</w:t>
      </w:r>
      <w:r w:rsidRPr="006E2534">
        <w:rPr>
          <w:rFonts w:ascii="David" w:hAnsi="David"/>
          <w:sz w:val="24"/>
          <w:szCs w:val="24"/>
          <w:rtl/>
        </w:rPr>
        <w:t xml:space="preserve"> </w:t>
      </w:r>
      <w:r w:rsidRPr="006E2534">
        <w:rPr>
          <w:rFonts w:ascii="David" w:hAnsi="David" w:hint="cs"/>
          <w:sz w:val="24"/>
          <w:szCs w:val="24"/>
          <w:rtl/>
        </w:rPr>
        <w:t>צה</w:t>
      </w:r>
      <w:r w:rsidRPr="006E2534">
        <w:rPr>
          <w:rFonts w:ascii="David" w:hAnsi="David"/>
          <w:sz w:val="24"/>
          <w:szCs w:val="24"/>
          <w:rtl/>
        </w:rPr>
        <w:t>"</w:t>
      </w:r>
      <w:r w:rsidRPr="006E2534">
        <w:rPr>
          <w:rFonts w:ascii="David" w:hAnsi="David" w:hint="cs"/>
          <w:sz w:val="24"/>
          <w:szCs w:val="24"/>
          <w:rtl/>
        </w:rPr>
        <w:t>ל</w:t>
      </w:r>
      <w:r w:rsidRPr="006E2534">
        <w:rPr>
          <w:rFonts w:ascii="David" w:hAnsi="David"/>
          <w:sz w:val="24"/>
          <w:szCs w:val="24"/>
          <w:rtl/>
        </w:rPr>
        <w:t xml:space="preserve">, </w:t>
      </w:r>
      <w:r w:rsidRPr="006E2534">
        <w:rPr>
          <w:rFonts w:ascii="David" w:hAnsi="David" w:hint="cs"/>
          <w:sz w:val="24"/>
          <w:szCs w:val="24"/>
          <w:rtl/>
        </w:rPr>
        <w:t>מיקום</w:t>
      </w:r>
      <w:r w:rsidRPr="006E2534">
        <w:rPr>
          <w:rFonts w:ascii="David" w:hAnsi="David"/>
          <w:sz w:val="24"/>
          <w:szCs w:val="24"/>
          <w:rtl/>
        </w:rPr>
        <w:t xml:space="preserve"> </w:t>
      </w:r>
      <w:r w:rsidRPr="006E2534">
        <w:rPr>
          <w:rFonts w:ascii="David" w:hAnsi="David" w:hint="cs"/>
          <w:sz w:val="24"/>
          <w:szCs w:val="24"/>
          <w:rtl/>
        </w:rPr>
        <w:t>היחידות</w:t>
      </w:r>
      <w:r w:rsidRPr="006E2534">
        <w:rPr>
          <w:rFonts w:ascii="David" w:hAnsi="David"/>
          <w:sz w:val="24"/>
          <w:szCs w:val="24"/>
          <w:rtl/>
        </w:rPr>
        <w:t xml:space="preserve">, </w:t>
      </w:r>
      <w:r w:rsidRPr="006E2534">
        <w:rPr>
          <w:rFonts w:ascii="David" w:hAnsi="David" w:hint="cs"/>
          <w:sz w:val="24"/>
          <w:szCs w:val="24"/>
          <w:rtl/>
        </w:rPr>
        <w:t>שמות</w:t>
      </w:r>
      <w:r w:rsidRPr="006E2534">
        <w:rPr>
          <w:rFonts w:ascii="David" w:hAnsi="David"/>
          <w:sz w:val="24"/>
          <w:szCs w:val="24"/>
          <w:rtl/>
        </w:rPr>
        <w:t xml:space="preserve"> </w:t>
      </w:r>
      <w:r>
        <w:rPr>
          <w:rFonts w:ascii="David" w:hAnsi="David" w:hint="cs"/>
          <w:sz w:val="24"/>
          <w:szCs w:val="24"/>
          <w:rtl/>
        </w:rPr>
        <w:t xml:space="preserve">    </w:t>
      </w:r>
      <w:r w:rsidRPr="006E2534">
        <w:rPr>
          <w:rFonts w:ascii="David" w:hAnsi="David" w:hint="cs"/>
          <w:sz w:val="24"/>
          <w:szCs w:val="24"/>
          <w:rtl/>
        </w:rPr>
        <w:t>אנשי</w:t>
      </w:r>
      <w:r w:rsidRPr="006E2534">
        <w:rPr>
          <w:rFonts w:ascii="David" w:hAnsi="David"/>
          <w:sz w:val="24"/>
          <w:szCs w:val="24"/>
          <w:rtl/>
        </w:rPr>
        <w:t xml:space="preserve"> </w:t>
      </w:r>
      <w:r w:rsidRPr="006E2534">
        <w:rPr>
          <w:rFonts w:ascii="David" w:hAnsi="David" w:hint="cs"/>
          <w:sz w:val="24"/>
          <w:szCs w:val="24"/>
          <w:rtl/>
        </w:rPr>
        <w:t>הקשר</w:t>
      </w:r>
      <w:r w:rsidRPr="006E2534">
        <w:rPr>
          <w:rFonts w:ascii="David" w:hAnsi="David"/>
          <w:sz w:val="24"/>
          <w:szCs w:val="24"/>
          <w:rtl/>
        </w:rPr>
        <w:t xml:space="preserve"> </w:t>
      </w:r>
      <w:r w:rsidRPr="006E2534">
        <w:rPr>
          <w:rFonts w:ascii="David" w:hAnsi="David" w:hint="cs"/>
          <w:sz w:val="24"/>
          <w:szCs w:val="24"/>
          <w:rtl/>
        </w:rPr>
        <w:t>ביחידות</w:t>
      </w:r>
      <w:r w:rsidRPr="006E2534">
        <w:rPr>
          <w:rFonts w:ascii="David" w:hAnsi="David"/>
          <w:sz w:val="24"/>
          <w:szCs w:val="24"/>
          <w:rtl/>
        </w:rPr>
        <w:t xml:space="preserve">, </w:t>
      </w:r>
      <w:r w:rsidRPr="006E2534">
        <w:rPr>
          <w:rFonts w:ascii="David" w:hAnsi="David" w:hint="cs"/>
          <w:sz w:val="24"/>
          <w:szCs w:val="24"/>
          <w:rtl/>
        </w:rPr>
        <w:t>וכל</w:t>
      </w:r>
      <w:r w:rsidRPr="006E2534">
        <w:rPr>
          <w:rFonts w:ascii="David" w:hAnsi="David"/>
          <w:sz w:val="24"/>
          <w:szCs w:val="24"/>
          <w:rtl/>
        </w:rPr>
        <w:t xml:space="preserve"> </w:t>
      </w:r>
      <w:r w:rsidRPr="006E2534">
        <w:rPr>
          <w:rFonts w:ascii="David" w:hAnsi="David" w:hint="cs"/>
          <w:sz w:val="24"/>
          <w:szCs w:val="24"/>
          <w:rtl/>
        </w:rPr>
        <w:t>מידע</w:t>
      </w:r>
      <w:r w:rsidRPr="006E2534">
        <w:rPr>
          <w:rFonts w:ascii="David" w:hAnsi="David"/>
          <w:sz w:val="24"/>
          <w:szCs w:val="24"/>
          <w:rtl/>
        </w:rPr>
        <w:t xml:space="preserve"> </w:t>
      </w:r>
      <w:r w:rsidRPr="006E2534">
        <w:rPr>
          <w:rFonts w:ascii="David" w:hAnsi="David" w:hint="cs"/>
          <w:sz w:val="24"/>
          <w:szCs w:val="24"/>
          <w:rtl/>
        </w:rPr>
        <w:t>אחר</w:t>
      </w:r>
      <w:r w:rsidRPr="006E2534">
        <w:rPr>
          <w:rFonts w:ascii="David" w:hAnsi="David"/>
          <w:sz w:val="24"/>
          <w:szCs w:val="24"/>
          <w:rtl/>
        </w:rPr>
        <w:t xml:space="preserve"> </w:t>
      </w:r>
      <w:r w:rsidRPr="006E2534">
        <w:rPr>
          <w:rFonts w:ascii="David" w:hAnsi="David" w:hint="cs"/>
          <w:sz w:val="24"/>
          <w:szCs w:val="24"/>
          <w:rtl/>
        </w:rPr>
        <w:t>שהגיע</w:t>
      </w:r>
      <w:r w:rsidRPr="006E2534">
        <w:rPr>
          <w:rFonts w:ascii="David" w:hAnsi="David"/>
          <w:sz w:val="24"/>
          <w:szCs w:val="24"/>
          <w:rtl/>
        </w:rPr>
        <w:t xml:space="preserve"> </w:t>
      </w:r>
      <w:r w:rsidRPr="006E2534">
        <w:rPr>
          <w:rFonts w:ascii="David" w:hAnsi="David" w:hint="cs"/>
          <w:sz w:val="24"/>
          <w:szCs w:val="24"/>
          <w:rtl/>
        </w:rPr>
        <w:t>אליו</w:t>
      </w:r>
      <w:r w:rsidRPr="006E2534">
        <w:rPr>
          <w:rFonts w:ascii="David" w:hAnsi="David"/>
          <w:sz w:val="24"/>
          <w:szCs w:val="24"/>
          <w:rtl/>
        </w:rPr>
        <w:t xml:space="preserve"> </w:t>
      </w:r>
      <w:r w:rsidRPr="006E2534">
        <w:rPr>
          <w:rFonts w:ascii="David" w:hAnsi="David" w:hint="cs"/>
          <w:sz w:val="24"/>
          <w:szCs w:val="24"/>
          <w:rtl/>
        </w:rPr>
        <w:t>במסגרת</w:t>
      </w:r>
      <w:r w:rsidRPr="006E2534">
        <w:rPr>
          <w:rFonts w:ascii="David" w:hAnsi="David"/>
          <w:sz w:val="24"/>
          <w:szCs w:val="24"/>
          <w:rtl/>
        </w:rPr>
        <w:t xml:space="preserve"> </w:t>
      </w:r>
      <w:r w:rsidRPr="006E2534">
        <w:rPr>
          <w:rFonts w:ascii="David" w:hAnsi="David" w:hint="cs"/>
          <w:sz w:val="24"/>
          <w:szCs w:val="24"/>
          <w:rtl/>
        </w:rPr>
        <w:t>התקשרות</w:t>
      </w:r>
      <w:r w:rsidRPr="006E2534">
        <w:rPr>
          <w:rFonts w:ascii="David" w:hAnsi="David"/>
          <w:sz w:val="24"/>
          <w:szCs w:val="24"/>
          <w:rtl/>
        </w:rPr>
        <w:t xml:space="preserve"> </w:t>
      </w:r>
      <w:r w:rsidRPr="006E2534">
        <w:rPr>
          <w:rFonts w:ascii="David" w:hAnsi="David" w:hint="cs"/>
          <w:sz w:val="24"/>
          <w:szCs w:val="24"/>
          <w:rtl/>
        </w:rPr>
        <w:t>זו</w:t>
      </w:r>
      <w:r w:rsidRPr="006E2534">
        <w:rPr>
          <w:rFonts w:ascii="David" w:hAnsi="David"/>
          <w:sz w:val="24"/>
          <w:szCs w:val="24"/>
          <w:rtl/>
        </w:rPr>
        <w:t xml:space="preserve"> </w:t>
      </w:r>
      <w:r w:rsidRPr="006E2534">
        <w:rPr>
          <w:rFonts w:ascii="David" w:hAnsi="David" w:hint="cs"/>
          <w:sz w:val="24"/>
          <w:szCs w:val="24"/>
          <w:rtl/>
        </w:rPr>
        <w:t>ונמצא</w:t>
      </w:r>
      <w:r w:rsidRPr="006E2534">
        <w:rPr>
          <w:rFonts w:ascii="David" w:hAnsi="David"/>
          <w:sz w:val="24"/>
          <w:szCs w:val="24"/>
          <w:rtl/>
        </w:rPr>
        <w:t xml:space="preserve"> </w:t>
      </w:r>
      <w:r>
        <w:rPr>
          <w:rFonts w:ascii="David" w:hAnsi="David" w:hint="cs"/>
          <w:sz w:val="24"/>
          <w:szCs w:val="24"/>
          <w:rtl/>
        </w:rPr>
        <w:t xml:space="preserve">          </w:t>
      </w:r>
      <w:r w:rsidRPr="006E2534">
        <w:rPr>
          <w:rFonts w:ascii="David" w:hAnsi="David" w:hint="cs"/>
          <w:sz w:val="24"/>
          <w:szCs w:val="24"/>
          <w:rtl/>
        </w:rPr>
        <w:t>ברשותו</w:t>
      </w:r>
      <w:r w:rsidRPr="006E2534">
        <w:rPr>
          <w:rFonts w:ascii="David" w:hAnsi="David"/>
          <w:sz w:val="24"/>
          <w:szCs w:val="24"/>
          <w:rtl/>
        </w:rPr>
        <w:t xml:space="preserve"> </w:t>
      </w:r>
      <w:r w:rsidRPr="006E2534">
        <w:rPr>
          <w:rFonts w:ascii="David" w:hAnsi="David" w:hint="cs"/>
          <w:sz w:val="24"/>
          <w:szCs w:val="24"/>
          <w:rtl/>
        </w:rPr>
        <w:t>לא</w:t>
      </w:r>
      <w:r w:rsidRPr="006E2534">
        <w:rPr>
          <w:rFonts w:ascii="David" w:hAnsi="David"/>
          <w:sz w:val="24"/>
          <w:szCs w:val="24"/>
          <w:rtl/>
        </w:rPr>
        <w:t xml:space="preserve"> </w:t>
      </w:r>
      <w:r w:rsidRPr="006E2534">
        <w:rPr>
          <w:rFonts w:ascii="David" w:hAnsi="David" w:hint="cs"/>
          <w:sz w:val="24"/>
          <w:szCs w:val="24"/>
          <w:rtl/>
        </w:rPr>
        <w:t>יגיע</w:t>
      </w:r>
      <w:r w:rsidRPr="006E2534">
        <w:rPr>
          <w:rFonts w:ascii="David" w:hAnsi="David"/>
          <w:sz w:val="24"/>
          <w:szCs w:val="24"/>
          <w:rtl/>
        </w:rPr>
        <w:t xml:space="preserve"> </w:t>
      </w:r>
      <w:r w:rsidRPr="006E2534">
        <w:rPr>
          <w:rFonts w:ascii="David" w:hAnsi="David" w:hint="cs"/>
          <w:sz w:val="24"/>
          <w:szCs w:val="24"/>
          <w:rtl/>
        </w:rPr>
        <w:t>לעובדים</w:t>
      </w:r>
      <w:r w:rsidRPr="006E2534">
        <w:rPr>
          <w:rFonts w:ascii="David" w:hAnsi="David"/>
          <w:sz w:val="24"/>
          <w:szCs w:val="24"/>
          <w:rtl/>
        </w:rPr>
        <w:t xml:space="preserve"> </w:t>
      </w:r>
      <w:r w:rsidRPr="006E2534">
        <w:rPr>
          <w:rFonts w:ascii="David" w:hAnsi="David" w:hint="cs"/>
          <w:sz w:val="24"/>
          <w:szCs w:val="24"/>
          <w:rtl/>
        </w:rPr>
        <w:t>שאינם קשורים</w:t>
      </w:r>
      <w:r w:rsidRPr="006E2534">
        <w:rPr>
          <w:rFonts w:ascii="David" w:hAnsi="David"/>
          <w:sz w:val="24"/>
          <w:szCs w:val="24"/>
          <w:rtl/>
        </w:rPr>
        <w:t xml:space="preserve"> </w:t>
      </w:r>
      <w:r w:rsidRPr="006E2534">
        <w:rPr>
          <w:rFonts w:ascii="David" w:hAnsi="David" w:hint="cs"/>
          <w:sz w:val="24"/>
          <w:szCs w:val="24"/>
          <w:rtl/>
        </w:rPr>
        <w:t>ישירות</w:t>
      </w:r>
      <w:r w:rsidRPr="006E2534">
        <w:rPr>
          <w:rFonts w:ascii="David" w:hAnsi="David"/>
          <w:sz w:val="24"/>
          <w:szCs w:val="24"/>
          <w:rtl/>
        </w:rPr>
        <w:t xml:space="preserve"> </w:t>
      </w:r>
      <w:r w:rsidRPr="006E2534">
        <w:rPr>
          <w:rFonts w:ascii="David" w:hAnsi="David" w:hint="cs"/>
          <w:sz w:val="24"/>
          <w:szCs w:val="24"/>
          <w:rtl/>
        </w:rPr>
        <w:t>לשרות</w:t>
      </w:r>
      <w:r w:rsidRPr="006E2534">
        <w:rPr>
          <w:rFonts w:ascii="David" w:hAnsi="David"/>
          <w:sz w:val="24"/>
          <w:szCs w:val="24"/>
          <w:rtl/>
        </w:rPr>
        <w:t xml:space="preserve"> </w:t>
      </w:r>
      <w:r w:rsidRPr="006E2534">
        <w:rPr>
          <w:rFonts w:ascii="David" w:hAnsi="David" w:hint="cs"/>
          <w:sz w:val="24"/>
          <w:szCs w:val="24"/>
          <w:rtl/>
        </w:rPr>
        <w:t>האספקה</w:t>
      </w:r>
      <w:r w:rsidRPr="006E2534">
        <w:rPr>
          <w:rFonts w:ascii="David" w:hAnsi="David"/>
          <w:sz w:val="24"/>
          <w:szCs w:val="24"/>
          <w:rtl/>
        </w:rPr>
        <w:t xml:space="preserve"> </w:t>
      </w:r>
      <w:r w:rsidRPr="006E2534">
        <w:rPr>
          <w:rFonts w:ascii="David" w:hAnsi="David" w:hint="cs"/>
          <w:sz w:val="24"/>
          <w:szCs w:val="24"/>
          <w:rtl/>
        </w:rPr>
        <w:t>או</w:t>
      </w:r>
      <w:r w:rsidRPr="006E2534">
        <w:rPr>
          <w:rFonts w:ascii="David" w:hAnsi="David"/>
          <w:sz w:val="24"/>
          <w:szCs w:val="24"/>
          <w:rtl/>
        </w:rPr>
        <w:t xml:space="preserve"> </w:t>
      </w:r>
      <w:r w:rsidRPr="006E2534">
        <w:rPr>
          <w:rFonts w:ascii="David" w:hAnsi="David" w:hint="cs"/>
          <w:sz w:val="24"/>
          <w:szCs w:val="24"/>
          <w:rtl/>
        </w:rPr>
        <w:t>לכל</w:t>
      </w:r>
      <w:r w:rsidRPr="006E2534">
        <w:rPr>
          <w:rFonts w:ascii="David" w:hAnsi="David"/>
          <w:sz w:val="24"/>
          <w:szCs w:val="24"/>
          <w:rtl/>
        </w:rPr>
        <w:t xml:space="preserve"> </w:t>
      </w:r>
      <w:r w:rsidRPr="006E2534">
        <w:rPr>
          <w:rFonts w:ascii="David" w:hAnsi="David" w:hint="cs"/>
          <w:sz w:val="24"/>
          <w:szCs w:val="24"/>
          <w:rtl/>
        </w:rPr>
        <w:t>גורם</w:t>
      </w:r>
      <w:r w:rsidRPr="006E2534">
        <w:rPr>
          <w:rFonts w:ascii="David" w:hAnsi="David"/>
          <w:sz w:val="24"/>
          <w:szCs w:val="24"/>
          <w:rtl/>
        </w:rPr>
        <w:t xml:space="preserve"> </w:t>
      </w:r>
      <w:r>
        <w:rPr>
          <w:rFonts w:ascii="David" w:hAnsi="David" w:hint="cs"/>
          <w:sz w:val="24"/>
          <w:szCs w:val="24"/>
          <w:rtl/>
        </w:rPr>
        <w:t xml:space="preserve">         </w:t>
      </w:r>
      <w:r w:rsidRPr="006E2534">
        <w:rPr>
          <w:rFonts w:ascii="David" w:hAnsi="David" w:hint="cs"/>
          <w:sz w:val="24"/>
          <w:szCs w:val="24"/>
          <w:rtl/>
        </w:rPr>
        <w:t>אחר</w:t>
      </w:r>
      <w:r w:rsidRPr="006E2534">
        <w:rPr>
          <w:rFonts w:ascii="David" w:hAnsi="David"/>
          <w:sz w:val="24"/>
          <w:szCs w:val="24"/>
          <w:rtl/>
        </w:rPr>
        <w:t xml:space="preserve"> </w:t>
      </w:r>
      <w:r w:rsidRPr="006E2534">
        <w:rPr>
          <w:rFonts w:ascii="David" w:hAnsi="David" w:hint="cs"/>
          <w:sz w:val="24"/>
          <w:szCs w:val="24"/>
          <w:rtl/>
        </w:rPr>
        <w:t>מחוץ</w:t>
      </w:r>
      <w:r w:rsidRPr="006E2534">
        <w:rPr>
          <w:rFonts w:ascii="David" w:hAnsi="David"/>
          <w:sz w:val="24"/>
          <w:szCs w:val="24"/>
          <w:rtl/>
        </w:rPr>
        <w:t xml:space="preserve"> </w:t>
      </w:r>
      <w:r w:rsidRPr="006E2534">
        <w:rPr>
          <w:rFonts w:ascii="David" w:hAnsi="David" w:hint="cs"/>
          <w:sz w:val="24"/>
          <w:szCs w:val="24"/>
          <w:rtl/>
        </w:rPr>
        <w:t>לחברה</w:t>
      </w:r>
      <w:r w:rsidRPr="006E2534">
        <w:rPr>
          <w:rFonts w:ascii="David" w:hAnsi="David"/>
          <w:sz w:val="24"/>
          <w:szCs w:val="24"/>
          <w:rtl/>
        </w:rPr>
        <w:t xml:space="preserve"> </w:t>
      </w:r>
      <w:r w:rsidRPr="006E2534">
        <w:rPr>
          <w:rFonts w:ascii="David" w:hAnsi="David" w:hint="cs"/>
          <w:sz w:val="24"/>
          <w:szCs w:val="24"/>
          <w:rtl/>
        </w:rPr>
        <w:t>בכל</w:t>
      </w:r>
      <w:r w:rsidRPr="006E2534">
        <w:rPr>
          <w:rFonts w:ascii="David" w:hAnsi="David"/>
          <w:sz w:val="24"/>
          <w:szCs w:val="24"/>
          <w:rtl/>
        </w:rPr>
        <w:t xml:space="preserve"> </w:t>
      </w:r>
      <w:r w:rsidRPr="006E2534">
        <w:rPr>
          <w:rFonts w:ascii="David" w:hAnsi="David" w:hint="cs"/>
          <w:sz w:val="24"/>
          <w:szCs w:val="24"/>
          <w:rtl/>
        </w:rPr>
        <w:t>זמן</w:t>
      </w:r>
      <w:r w:rsidRPr="006E2534">
        <w:rPr>
          <w:rFonts w:ascii="David" w:hAnsi="David"/>
          <w:sz w:val="24"/>
          <w:szCs w:val="24"/>
          <w:rtl/>
        </w:rPr>
        <w:t xml:space="preserve"> </w:t>
      </w:r>
      <w:r w:rsidRPr="006E2534">
        <w:rPr>
          <w:rFonts w:ascii="David" w:hAnsi="David" w:hint="cs"/>
          <w:sz w:val="24"/>
          <w:szCs w:val="24"/>
          <w:rtl/>
        </w:rPr>
        <w:t>שהוא</w:t>
      </w:r>
      <w:r>
        <w:rPr>
          <w:rFonts w:ascii="David" w:hAnsi="David" w:hint="cs"/>
          <w:sz w:val="24"/>
          <w:szCs w:val="24"/>
          <w:rtl/>
        </w:rPr>
        <w:t>.</w:t>
      </w:r>
    </w:p>
    <w:p w14:paraId="13C929EE" w14:textId="77777777" w:rsidR="004E0F7F" w:rsidRDefault="004E0F7F" w:rsidP="004E0F7F">
      <w:pPr>
        <w:pStyle w:val="ab"/>
        <w:numPr>
          <w:ilvl w:val="1"/>
          <w:numId w:val="21"/>
        </w:numPr>
        <w:spacing w:after="160" w:line="276" w:lineRule="auto"/>
        <w:rPr>
          <w:rFonts w:ascii="David" w:hAnsi="David"/>
          <w:sz w:val="24"/>
          <w:szCs w:val="24"/>
        </w:rPr>
      </w:pPr>
      <w:r w:rsidRPr="003F4122">
        <w:rPr>
          <w:rFonts w:ascii="David" w:hAnsi="David" w:hint="cs"/>
          <w:b/>
          <w:bCs/>
          <w:sz w:val="24"/>
          <w:szCs w:val="24"/>
          <w:rtl/>
        </w:rPr>
        <w:t xml:space="preserve">לחדד </w:t>
      </w:r>
      <w:r w:rsidRPr="003F4122">
        <w:rPr>
          <w:rFonts w:ascii="David" w:hAnsi="David"/>
          <w:b/>
          <w:bCs/>
          <w:sz w:val="24"/>
          <w:szCs w:val="24"/>
          <w:rtl/>
        </w:rPr>
        <w:t>–</w:t>
      </w:r>
      <w:r>
        <w:rPr>
          <w:rFonts w:ascii="David" w:hAnsi="David" w:hint="cs"/>
          <w:sz w:val="24"/>
          <w:szCs w:val="24"/>
          <w:rtl/>
        </w:rPr>
        <w:t xml:space="preserve"> באחריות הספק לוודא כי כלל עובדיו מכירים את הנהלים והמגבלות בהתאם לסעיף זה.כל חריגה מסעיפים אילו אם ע"י הספק,עובדיו או מי מטעמו,יגרור בירור וקנס בהתאם להנחיית קב"ט משרד הביטחון.</w:t>
      </w:r>
    </w:p>
    <w:p w14:paraId="275A5C44" w14:textId="77777777" w:rsidR="004E0F7F" w:rsidRDefault="004E0F7F" w:rsidP="004E0F7F">
      <w:pPr>
        <w:pStyle w:val="ab"/>
        <w:spacing w:line="276" w:lineRule="auto"/>
        <w:ind w:left="957"/>
        <w:rPr>
          <w:rFonts w:ascii="David" w:hAnsi="David"/>
          <w:b/>
          <w:bCs/>
          <w:sz w:val="24"/>
          <w:szCs w:val="24"/>
          <w:rtl/>
        </w:rPr>
      </w:pPr>
    </w:p>
    <w:p w14:paraId="50925726" w14:textId="77777777" w:rsidR="004E0F7F" w:rsidRPr="006E2534" w:rsidRDefault="004E0F7F" w:rsidP="004E0F7F">
      <w:pPr>
        <w:pStyle w:val="ab"/>
        <w:spacing w:line="276" w:lineRule="auto"/>
        <w:ind w:left="957"/>
        <w:rPr>
          <w:rFonts w:ascii="David" w:hAnsi="David"/>
          <w:sz w:val="24"/>
          <w:szCs w:val="24"/>
        </w:rPr>
      </w:pPr>
    </w:p>
    <w:p w14:paraId="19261A5C" w14:textId="77777777" w:rsidR="004E0F7F" w:rsidRPr="003F4122" w:rsidRDefault="004E0F7F" w:rsidP="004E0F7F">
      <w:pPr>
        <w:pStyle w:val="ab"/>
        <w:numPr>
          <w:ilvl w:val="0"/>
          <w:numId w:val="21"/>
        </w:numPr>
        <w:spacing w:after="160" w:line="276" w:lineRule="auto"/>
        <w:rPr>
          <w:rFonts w:ascii="David" w:hAnsi="David"/>
          <w:b/>
          <w:bCs/>
          <w:sz w:val="24"/>
          <w:szCs w:val="24"/>
          <w:u w:val="single"/>
        </w:rPr>
      </w:pPr>
      <w:r w:rsidRPr="003F4122">
        <w:rPr>
          <w:rFonts w:ascii="David" w:hAnsi="David" w:hint="cs"/>
          <w:b/>
          <w:bCs/>
          <w:sz w:val="24"/>
          <w:szCs w:val="24"/>
          <w:u w:val="single"/>
          <w:rtl/>
        </w:rPr>
        <w:t xml:space="preserve">פיקוח ובקרה: </w:t>
      </w:r>
    </w:p>
    <w:p w14:paraId="65CDEED2" w14:textId="77777777" w:rsidR="004E0F7F" w:rsidRPr="006E2534" w:rsidRDefault="004E0F7F" w:rsidP="004E0F7F">
      <w:pPr>
        <w:pStyle w:val="ab"/>
        <w:numPr>
          <w:ilvl w:val="1"/>
          <w:numId w:val="21"/>
        </w:numPr>
        <w:spacing w:after="160" w:line="276" w:lineRule="auto"/>
        <w:rPr>
          <w:rFonts w:ascii="David" w:hAnsi="David"/>
          <w:sz w:val="24"/>
          <w:szCs w:val="24"/>
        </w:rPr>
      </w:pPr>
      <w:r w:rsidRPr="006E2534">
        <w:rPr>
          <w:rFonts w:ascii="David" w:hAnsi="David" w:hint="cs"/>
          <w:sz w:val="24"/>
          <w:szCs w:val="24"/>
          <w:rtl/>
        </w:rPr>
        <w:t xml:space="preserve">נציגי צה"ל/מנה"ר או מי מטעמם שמורה הזכות להגיע לאתרי הספק הנותנים מענה במכרז זה במסגרת ביקורת וללא התרעה מוקדמת למטרת בקרה ופיקוח על עמידתו בתנאי ההתקשרות כפי שפורטו במסמך זה </w:t>
      </w:r>
      <w:r>
        <w:rPr>
          <w:rFonts w:ascii="David" w:hAnsi="David" w:hint="cs"/>
          <w:sz w:val="24"/>
          <w:szCs w:val="24"/>
          <w:rtl/>
        </w:rPr>
        <w:t>.</w:t>
      </w:r>
      <w:r w:rsidRPr="006E2534">
        <w:rPr>
          <w:rFonts w:ascii="David" w:hAnsi="David" w:hint="cs"/>
          <w:sz w:val="24"/>
          <w:szCs w:val="24"/>
          <w:rtl/>
        </w:rPr>
        <w:t xml:space="preserve"> </w:t>
      </w:r>
    </w:p>
    <w:p w14:paraId="284FDF5C" w14:textId="77777777" w:rsidR="004E0F7F" w:rsidRPr="006E2534" w:rsidRDefault="004E0F7F" w:rsidP="004E0F7F">
      <w:pPr>
        <w:pStyle w:val="ab"/>
        <w:numPr>
          <w:ilvl w:val="1"/>
          <w:numId w:val="21"/>
        </w:numPr>
        <w:spacing w:after="160" w:line="276" w:lineRule="auto"/>
        <w:rPr>
          <w:rFonts w:ascii="David" w:hAnsi="David"/>
          <w:sz w:val="24"/>
          <w:szCs w:val="24"/>
        </w:rPr>
      </w:pPr>
      <w:r w:rsidRPr="006E2534">
        <w:rPr>
          <w:rFonts w:ascii="David" w:hAnsi="David"/>
          <w:sz w:val="24"/>
          <w:szCs w:val="24"/>
          <w:rtl/>
        </w:rPr>
        <w:t xml:space="preserve">הספק הזוכה מתחייב לאפשר לנציגי המשרד </w:t>
      </w:r>
      <w:r w:rsidRPr="006E2534">
        <w:rPr>
          <w:rFonts w:ascii="David" w:hAnsi="David" w:hint="cs"/>
          <w:sz w:val="24"/>
          <w:szCs w:val="24"/>
          <w:rtl/>
        </w:rPr>
        <w:t xml:space="preserve">וצה"ל או מי מטעמו </w:t>
      </w:r>
      <w:r w:rsidRPr="006E2534">
        <w:rPr>
          <w:rFonts w:ascii="David" w:hAnsi="David"/>
          <w:sz w:val="24"/>
          <w:szCs w:val="24"/>
          <w:rtl/>
        </w:rPr>
        <w:t xml:space="preserve">את ביצוע הפיקוח והבדיקות לפי פרק זה ולהושיט להם בקשר לכך כל </w:t>
      </w:r>
      <w:r w:rsidRPr="006E2534">
        <w:rPr>
          <w:rFonts w:ascii="David" w:hAnsi="David" w:hint="cs"/>
          <w:sz w:val="24"/>
          <w:szCs w:val="24"/>
          <w:rtl/>
        </w:rPr>
        <w:t>ע</w:t>
      </w:r>
      <w:r w:rsidRPr="006E2534">
        <w:rPr>
          <w:rFonts w:ascii="David" w:hAnsi="David"/>
          <w:sz w:val="24"/>
          <w:szCs w:val="24"/>
          <w:rtl/>
        </w:rPr>
        <w:t xml:space="preserve">זרה </w:t>
      </w:r>
      <w:r w:rsidRPr="006E2534">
        <w:rPr>
          <w:rFonts w:ascii="David" w:hAnsi="David" w:hint="cs"/>
          <w:sz w:val="24"/>
          <w:szCs w:val="24"/>
          <w:rtl/>
        </w:rPr>
        <w:t xml:space="preserve">שתידרש. </w:t>
      </w:r>
    </w:p>
    <w:p w14:paraId="1B388392" w14:textId="77777777" w:rsidR="004E0F7F" w:rsidRPr="006E2534" w:rsidRDefault="004E0F7F" w:rsidP="004E0F7F">
      <w:pPr>
        <w:pStyle w:val="ab"/>
        <w:numPr>
          <w:ilvl w:val="1"/>
          <w:numId w:val="21"/>
        </w:numPr>
        <w:spacing w:after="160" w:line="276" w:lineRule="auto"/>
        <w:rPr>
          <w:rFonts w:ascii="David" w:hAnsi="David"/>
          <w:sz w:val="24"/>
          <w:szCs w:val="24"/>
        </w:rPr>
      </w:pPr>
      <w:r w:rsidRPr="006E2534">
        <w:rPr>
          <w:rFonts w:ascii="David" w:hAnsi="David" w:hint="cs"/>
          <w:sz w:val="24"/>
          <w:szCs w:val="24"/>
          <w:rtl/>
        </w:rPr>
        <w:t>נציגי המשרד וצה"ל או מי מטעמם, יורשו לצלם ולתעד את הנעשה במתקני הספק הזוכה. ככל ויעשה צילום ע"י המשרד או צה"ל, הוא יעמוד בכל הוראות הדין בנושא פרטיות וסודיות מסחרית.</w:t>
      </w:r>
    </w:p>
    <w:p w14:paraId="621C45E3" w14:textId="77777777" w:rsidR="004E0F7F" w:rsidRPr="006E2534" w:rsidRDefault="004E0F7F" w:rsidP="004E0F7F">
      <w:pPr>
        <w:pStyle w:val="ab"/>
        <w:numPr>
          <w:ilvl w:val="1"/>
          <w:numId w:val="21"/>
        </w:numPr>
        <w:spacing w:after="160" w:line="276" w:lineRule="auto"/>
        <w:rPr>
          <w:rFonts w:ascii="David" w:hAnsi="David"/>
          <w:sz w:val="24"/>
          <w:szCs w:val="24"/>
        </w:rPr>
      </w:pPr>
      <w:r w:rsidRPr="006E2534">
        <w:rPr>
          <w:rFonts w:ascii="David" w:hAnsi="David"/>
          <w:sz w:val="24"/>
          <w:szCs w:val="24"/>
          <w:rtl/>
        </w:rPr>
        <w:t xml:space="preserve">בקרה על איכות השירות של הספק הזוכה תתבצע על ידי </w:t>
      </w:r>
      <w:r w:rsidRPr="006E2534">
        <w:rPr>
          <w:rFonts w:ascii="David" w:hAnsi="David" w:hint="cs"/>
          <w:sz w:val="24"/>
          <w:szCs w:val="24"/>
          <w:rtl/>
        </w:rPr>
        <w:t>הגוף הדורש</w:t>
      </w:r>
      <w:r w:rsidRPr="006E2534">
        <w:rPr>
          <w:rFonts w:ascii="David" w:hAnsi="David"/>
          <w:sz w:val="24"/>
          <w:szCs w:val="24"/>
          <w:rtl/>
        </w:rPr>
        <w:t xml:space="preserve"> גם באמצעות סקרים</w:t>
      </w:r>
      <w:r w:rsidRPr="006E2534">
        <w:rPr>
          <w:rFonts w:ascii="David" w:hAnsi="David" w:hint="cs"/>
          <w:sz w:val="24"/>
          <w:szCs w:val="24"/>
          <w:rtl/>
        </w:rPr>
        <w:t xml:space="preserve"> וביקורות.</w:t>
      </w:r>
    </w:p>
    <w:p w14:paraId="71B20B19" w14:textId="77777777" w:rsidR="004E0F7F" w:rsidRPr="006E2534" w:rsidRDefault="004E0F7F" w:rsidP="004E0F7F">
      <w:pPr>
        <w:pStyle w:val="ab"/>
        <w:numPr>
          <w:ilvl w:val="1"/>
          <w:numId w:val="21"/>
        </w:numPr>
        <w:spacing w:after="160" w:line="276" w:lineRule="auto"/>
        <w:rPr>
          <w:rFonts w:ascii="David" w:hAnsi="David"/>
          <w:sz w:val="24"/>
          <w:szCs w:val="24"/>
        </w:rPr>
      </w:pPr>
      <w:r w:rsidRPr="006E2534">
        <w:rPr>
          <w:rFonts w:ascii="David" w:hAnsi="David" w:hint="cs"/>
          <w:sz w:val="24"/>
          <w:szCs w:val="24"/>
          <w:rtl/>
        </w:rPr>
        <w:t>בכל נושא בו נמצא חריגה מדרישות התקשרות זו, יעביר המשרד לספק מכתב מנומק לקבלת התייחסות ואופן הטיפול ע"י הספק.</w:t>
      </w:r>
    </w:p>
    <w:p w14:paraId="5660C507" w14:textId="77777777" w:rsidR="004E0F7F" w:rsidRPr="006E2534" w:rsidRDefault="004E0F7F" w:rsidP="004E0F7F">
      <w:pPr>
        <w:pStyle w:val="ab"/>
        <w:numPr>
          <w:ilvl w:val="1"/>
          <w:numId w:val="21"/>
        </w:numPr>
        <w:spacing w:after="160" w:line="276" w:lineRule="auto"/>
        <w:rPr>
          <w:rFonts w:ascii="David" w:hAnsi="David"/>
          <w:sz w:val="24"/>
          <w:szCs w:val="24"/>
        </w:rPr>
      </w:pPr>
      <w:bookmarkStart w:id="30" w:name="_Hlk63775543"/>
      <w:r w:rsidRPr="006E2534">
        <w:rPr>
          <w:rFonts w:ascii="David" w:hAnsi="David" w:hint="cs"/>
          <w:sz w:val="24"/>
          <w:szCs w:val="24"/>
          <w:rtl/>
        </w:rPr>
        <w:t xml:space="preserve">הספק הזוכה אינו רשאי להפיץ </w:t>
      </w:r>
      <w:r w:rsidRPr="006E2534">
        <w:rPr>
          <w:rFonts w:ascii="David" w:hAnsi="David"/>
          <w:sz w:val="24"/>
          <w:szCs w:val="24"/>
          <w:rtl/>
        </w:rPr>
        <w:t xml:space="preserve">חומר </w:t>
      </w:r>
      <w:r w:rsidRPr="006E2534">
        <w:rPr>
          <w:rFonts w:ascii="David" w:hAnsi="David" w:hint="cs"/>
          <w:sz w:val="24"/>
          <w:szCs w:val="24"/>
          <w:rtl/>
        </w:rPr>
        <w:t>פרסומי באופן עצמאי הנוגע לתכולת התקשרות זו</w:t>
      </w:r>
      <w:bookmarkEnd w:id="30"/>
      <w:r w:rsidRPr="006E2534">
        <w:rPr>
          <w:rFonts w:ascii="David" w:hAnsi="David" w:hint="cs"/>
          <w:sz w:val="24"/>
          <w:szCs w:val="24"/>
          <w:rtl/>
        </w:rPr>
        <w:t>,  אלא אך ורק באישור הגוף הדורש ובאמצעות משרד הביטחון. אפיקי פרסומים אלו אשר יקבעו ע"י צה"ל, לרבות אישור נוסח הפרסום ע"י  המשרד.</w:t>
      </w:r>
    </w:p>
    <w:p w14:paraId="59737CA0" w14:textId="77777777" w:rsidR="004E0F7F" w:rsidRDefault="004E0F7F" w:rsidP="004E0F7F">
      <w:pPr>
        <w:pStyle w:val="ab"/>
        <w:numPr>
          <w:ilvl w:val="1"/>
          <w:numId w:val="21"/>
        </w:numPr>
        <w:spacing w:after="160" w:line="276" w:lineRule="auto"/>
        <w:rPr>
          <w:rFonts w:ascii="David" w:hAnsi="David"/>
          <w:sz w:val="24"/>
          <w:szCs w:val="24"/>
        </w:rPr>
      </w:pPr>
      <w:r w:rsidRPr="006E2534">
        <w:rPr>
          <w:rFonts w:ascii="David" w:hAnsi="David"/>
          <w:sz w:val="24"/>
          <w:szCs w:val="24"/>
          <w:rtl/>
        </w:rPr>
        <w:t xml:space="preserve">קיום זכות הפיקוח כאמור בפרק </w:t>
      </w:r>
      <w:r w:rsidRPr="006E2534">
        <w:rPr>
          <w:rFonts w:ascii="David" w:hAnsi="David" w:hint="cs"/>
          <w:sz w:val="24"/>
          <w:szCs w:val="24"/>
          <w:rtl/>
        </w:rPr>
        <w:t>ז</w:t>
      </w:r>
      <w:r w:rsidRPr="006E2534">
        <w:rPr>
          <w:rFonts w:ascii="David" w:hAnsi="David"/>
          <w:sz w:val="24"/>
          <w:szCs w:val="24"/>
          <w:rtl/>
        </w:rPr>
        <w:t xml:space="preserve">ה וכן </w:t>
      </w:r>
      <w:r w:rsidRPr="006E2534">
        <w:rPr>
          <w:rFonts w:ascii="David" w:hAnsi="David" w:hint="cs"/>
          <w:sz w:val="24"/>
          <w:szCs w:val="24"/>
          <w:rtl/>
        </w:rPr>
        <w:t>השימו</w:t>
      </w:r>
      <w:r w:rsidRPr="006E2534">
        <w:rPr>
          <w:rFonts w:ascii="David" w:hAnsi="David" w:hint="eastAsia"/>
          <w:sz w:val="24"/>
          <w:szCs w:val="24"/>
          <w:rtl/>
        </w:rPr>
        <w:t>ש</w:t>
      </w:r>
      <w:r w:rsidRPr="006E2534">
        <w:rPr>
          <w:rFonts w:ascii="David" w:hAnsi="David"/>
          <w:sz w:val="24"/>
          <w:szCs w:val="24"/>
          <w:rtl/>
        </w:rPr>
        <w:t xml:space="preserve"> בזכויות המשרד</w:t>
      </w:r>
      <w:r w:rsidRPr="006E2534">
        <w:rPr>
          <w:rFonts w:ascii="David" w:hAnsi="David" w:hint="cs"/>
          <w:sz w:val="24"/>
          <w:szCs w:val="24"/>
          <w:rtl/>
        </w:rPr>
        <w:t xml:space="preserve">, צה"ל </w:t>
      </w:r>
      <w:r w:rsidRPr="006E2534">
        <w:rPr>
          <w:rFonts w:ascii="David" w:hAnsi="David"/>
          <w:sz w:val="24"/>
          <w:szCs w:val="24"/>
          <w:rtl/>
        </w:rPr>
        <w:t>ונציגיו, לא יהיה בהם כדי להטיל על המשרד התחי</w:t>
      </w:r>
      <w:r w:rsidRPr="006E2534">
        <w:rPr>
          <w:rFonts w:ascii="David" w:hAnsi="David" w:hint="cs"/>
          <w:sz w:val="24"/>
          <w:szCs w:val="24"/>
          <w:rtl/>
        </w:rPr>
        <w:t>י</w:t>
      </w:r>
      <w:r w:rsidRPr="006E2534">
        <w:rPr>
          <w:rFonts w:ascii="David" w:hAnsi="David"/>
          <w:sz w:val="24"/>
          <w:szCs w:val="24"/>
          <w:rtl/>
        </w:rPr>
        <w:t>בות או אחריות כלשהי או כדי לפטור את הספק הזוכה מכל אחריות או התחייבות כלשהי.</w:t>
      </w:r>
    </w:p>
    <w:p w14:paraId="3E80F339" w14:textId="77777777" w:rsidR="004E0F7F" w:rsidRPr="006E2534" w:rsidRDefault="004E0F7F" w:rsidP="004E0F7F">
      <w:pPr>
        <w:pStyle w:val="ab"/>
        <w:spacing w:line="276" w:lineRule="auto"/>
        <w:ind w:left="957"/>
        <w:rPr>
          <w:rFonts w:ascii="David" w:hAnsi="David"/>
          <w:sz w:val="24"/>
          <w:szCs w:val="24"/>
        </w:rPr>
      </w:pPr>
    </w:p>
    <w:p w14:paraId="73FF972A" w14:textId="77777777" w:rsidR="004E0F7F" w:rsidRPr="006C4A9E" w:rsidRDefault="004E0F7F" w:rsidP="004E0F7F">
      <w:pPr>
        <w:pStyle w:val="ab"/>
        <w:numPr>
          <w:ilvl w:val="0"/>
          <w:numId w:val="21"/>
        </w:numPr>
        <w:spacing w:after="160" w:line="276" w:lineRule="auto"/>
        <w:rPr>
          <w:rFonts w:ascii="David" w:hAnsi="David"/>
          <w:b/>
          <w:bCs/>
          <w:sz w:val="24"/>
          <w:szCs w:val="24"/>
          <w:u w:val="single"/>
          <w:rtl/>
        </w:rPr>
      </w:pPr>
      <w:r w:rsidRPr="006C4A9E">
        <w:rPr>
          <w:rFonts w:ascii="David" w:hAnsi="David" w:hint="cs"/>
          <w:b/>
          <w:bCs/>
          <w:sz w:val="24"/>
          <w:szCs w:val="24"/>
          <w:u w:val="single"/>
          <w:rtl/>
        </w:rPr>
        <w:t>סיום התקשרות:</w:t>
      </w:r>
    </w:p>
    <w:p w14:paraId="2F570EB6" w14:textId="77777777" w:rsidR="004E0F7F" w:rsidRPr="006E2534" w:rsidRDefault="004E0F7F" w:rsidP="004E0F7F">
      <w:pPr>
        <w:pStyle w:val="ab"/>
        <w:spacing w:line="276" w:lineRule="auto"/>
        <w:ind w:left="390"/>
        <w:rPr>
          <w:rFonts w:ascii="David" w:hAnsi="David"/>
          <w:sz w:val="24"/>
          <w:szCs w:val="24"/>
          <w:rtl/>
        </w:rPr>
      </w:pPr>
      <w:r w:rsidRPr="006E2534">
        <w:rPr>
          <w:rFonts w:ascii="David" w:hAnsi="David" w:hint="cs"/>
          <w:sz w:val="24"/>
          <w:szCs w:val="24"/>
          <w:rtl/>
        </w:rPr>
        <w:t>בסיום ההתקשרות ימסור הספק לגוף הדורש/המשרד כל מידע ו/או ציוד ו/או מסמכים אשר הגיעו לידיו במסגרת ההתקשרות ולא ישמור שום מידע או מסמכים ו/או ציוד ברשותו למעט בהתאם לחוק, תוך שמירה על סודיות ולמטרות ההתקשרות בלבד</w:t>
      </w:r>
      <w:r>
        <w:rPr>
          <w:rFonts w:ascii="David" w:hAnsi="David" w:hint="cs"/>
          <w:sz w:val="24"/>
          <w:szCs w:val="24"/>
          <w:rtl/>
        </w:rPr>
        <w:t>.</w:t>
      </w:r>
      <w:r w:rsidRPr="006E2534">
        <w:rPr>
          <w:rFonts w:ascii="David" w:hAnsi="David" w:hint="cs"/>
          <w:sz w:val="24"/>
          <w:szCs w:val="24"/>
          <w:rtl/>
        </w:rPr>
        <w:t xml:space="preserve"> </w:t>
      </w:r>
    </w:p>
    <w:p w14:paraId="35E65666" w14:textId="77777777" w:rsidR="004E0F7F" w:rsidRDefault="004E0F7F" w:rsidP="004E0F7F">
      <w:pPr>
        <w:pStyle w:val="ab"/>
        <w:spacing w:after="160" w:line="276" w:lineRule="auto"/>
        <w:rPr>
          <w:rFonts w:ascii="David" w:hAnsi="David"/>
          <w:sz w:val="24"/>
          <w:szCs w:val="24"/>
        </w:rPr>
      </w:pPr>
    </w:p>
    <w:p w14:paraId="58EE727B" w14:textId="77777777" w:rsidR="003345DD" w:rsidRPr="003F3A4E" w:rsidRDefault="003345DD" w:rsidP="003345DD">
      <w:pPr>
        <w:pStyle w:val="ab"/>
        <w:spacing w:line="360" w:lineRule="auto"/>
        <w:ind w:left="360" w:right="360"/>
        <w:jc w:val="both"/>
        <w:rPr>
          <w:rFonts w:ascii="David" w:hAnsi="David"/>
          <w:sz w:val="24"/>
          <w:szCs w:val="24"/>
        </w:rPr>
      </w:pPr>
    </w:p>
    <w:p w14:paraId="50263C20" w14:textId="4692996F" w:rsidR="00CE7FE3" w:rsidRPr="00B3303F" w:rsidRDefault="00CE7FE3" w:rsidP="004E0F7F">
      <w:pPr>
        <w:pStyle w:val="ab"/>
        <w:numPr>
          <w:ilvl w:val="1"/>
          <w:numId w:val="21"/>
        </w:numPr>
        <w:spacing w:line="360" w:lineRule="auto"/>
        <w:jc w:val="both"/>
        <w:rPr>
          <w:b/>
          <w:bCs/>
          <w:highlight w:val="yellow"/>
          <w:u w:val="single"/>
        </w:rPr>
      </w:pPr>
      <w:r>
        <w:rPr>
          <w:rFonts w:hint="cs"/>
          <w:highlight w:val="yellow"/>
          <w:rtl/>
        </w:rPr>
        <w:t>היצרן אינו נדרש להחזיק מלאי,אך נדרש להחזיק חומרי גלם שיאפשרו לו להתחיל בייצור מיידי.</w:t>
      </w:r>
    </w:p>
    <w:p w14:paraId="1C572099" w14:textId="50296F6F" w:rsidR="00B3303F" w:rsidRDefault="00B3303F" w:rsidP="004E0F7F">
      <w:pPr>
        <w:pStyle w:val="ab"/>
        <w:numPr>
          <w:ilvl w:val="1"/>
          <w:numId w:val="21"/>
        </w:numPr>
        <w:spacing w:line="360" w:lineRule="auto"/>
        <w:jc w:val="both"/>
        <w:rPr>
          <w:b/>
          <w:bCs/>
          <w:highlight w:val="yellow"/>
          <w:u w:val="single"/>
        </w:rPr>
      </w:pPr>
      <w:r w:rsidRPr="00B3303F">
        <w:rPr>
          <w:rFonts w:hint="cs"/>
          <w:highlight w:val="yellow"/>
          <w:rtl/>
        </w:rPr>
        <w:t>לספק הזוכה נדרש נסיון של שנתיים לפחות בייצור ואספקת חומרי גומי,ספוגים ויתר הפריטים המפור</w:t>
      </w:r>
      <w:r w:rsidR="00723772">
        <w:rPr>
          <w:rFonts w:hint="cs"/>
          <w:highlight w:val="yellow"/>
          <w:rtl/>
        </w:rPr>
        <w:t>ט</w:t>
      </w:r>
      <w:r w:rsidRPr="00B3303F">
        <w:rPr>
          <w:rFonts w:hint="cs"/>
          <w:highlight w:val="yellow"/>
          <w:rtl/>
        </w:rPr>
        <w:t>ים בנספח א.</w:t>
      </w:r>
    </w:p>
    <w:p w14:paraId="55E21F60" w14:textId="62823600" w:rsidR="005E7077" w:rsidRPr="005E7077" w:rsidRDefault="005E7077" w:rsidP="004E0F7F">
      <w:pPr>
        <w:pStyle w:val="ab"/>
        <w:numPr>
          <w:ilvl w:val="1"/>
          <w:numId w:val="21"/>
        </w:numPr>
        <w:spacing w:line="360" w:lineRule="auto"/>
        <w:jc w:val="both"/>
        <w:rPr>
          <w:b/>
          <w:bCs/>
          <w:highlight w:val="yellow"/>
          <w:u w:val="single"/>
        </w:rPr>
      </w:pPr>
      <w:r>
        <w:rPr>
          <w:rFonts w:hint="cs"/>
          <w:highlight w:val="yellow"/>
          <w:rtl/>
        </w:rPr>
        <w:t>ליצרן/ספק נדרשת יכולת שינוע לוגיסטית לצורך הובלת הפריטים שבנספח א' ליחידות צה"ל שבפריסה ארצית בהתאם לפק"אות</w:t>
      </w:r>
      <w:r w:rsidR="00991FF1">
        <w:rPr>
          <w:rFonts w:hint="cs"/>
          <w:highlight w:val="yellow"/>
          <w:rtl/>
        </w:rPr>
        <w:t xml:space="preserve"> </w:t>
      </w:r>
      <w:r>
        <w:rPr>
          <w:rFonts w:hint="cs"/>
          <w:highlight w:val="yellow"/>
          <w:rtl/>
        </w:rPr>
        <w:t>(הזמנות) שיצאו עליהם.</w:t>
      </w:r>
    </w:p>
    <w:p w14:paraId="1A8DF76F" w14:textId="7AFC6B7B" w:rsidR="005E7077" w:rsidRDefault="00227E2A" w:rsidP="004E0F7F">
      <w:pPr>
        <w:pStyle w:val="ab"/>
        <w:numPr>
          <w:ilvl w:val="1"/>
          <w:numId w:val="21"/>
        </w:numPr>
        <w:spacing w:line="360" w:lineRule="auto"/>
        <w:jc w:val="both"/>
        <w:rPr>
          <w:b/>
          <w:bCs/>
          <w:highlight w:val="yellow"/>
          <w:u w:val="single"/>
        </w:rPr>
      </w:pPr>
      <w:r>
        <w:rPr>
          <w:rFonts w:hint="cs"/>
          <w:highlight w:val="yellow"/>
          <w:rtl/>
        </w:rPr>
        <w:lastRenderedPageBreak/>
        <w:t>הספק ימנה איש קשר</w:t>
      </w:r>
      <w:r w:rsidR="00991FF1">
        <w:rPr>
          <w:rFonts w:hint="cs"/>
          <w:highlight w:val="yellow"/>
          <w:rtl/>
        </w:rPr>
        <w:t xml:space="preserve"> (שמו יועבר לאחר הוצאת ההסכם)</w:t>
      </w:r>
      <w:r w:rsidR="00991FF1">
        <w:rPr>
          <w:rFonts w:hint="cs"/>
          <w:b/>
          <w:bCs/>
          <w:highlight w:val="yellow"/>
          <w:u w:val="single"/>
          <w:rtl/>
        </w:rPr>
        <w:t xml:space="preserve"> </w:t>
      </w:r>
      <w:r w:rsidR="00991FF1">
        <w:rPr>
          <w:rFonts w:hint="cs"/>
          <w:highlight w:val="yellow"/>
          <w:rtl/>
        </w:rPr>
        <w:t>למתן מענה למנה"ר, יחידות צה"ל ולמנפ"ר. איש הקשר נדרש להכיר את כלל דרישות מסמך זה ובקיא בהפעלת מערכת המרק"ט מול המפעל האזרחי ולמול יחידות צה"ל לאורך כל תקופת ההתקשרות.</w:t>
      </w:r>
    </w:p>
    <w:p w14:paraId="40B450E2" w14:textId="4B699126" w:rsidR="00991FF1" w:rsidRPr="00991FF1" w:rsidRDefault="00991FF1" w:rsidP="004E0F7F">
      <w:pPr>
        <w:pStyle w:val="ab"/>
        <w:numPr>
          <w:ilvl w:val="1"/>
          <w:numId w:val="21"/>
        </w:numPr>
        <w:spacing w:line="360" w:lineRule="auto"/>
        <w:jc w:val="both"/>
        <w:rPr>
          <w:b/>
          <w:bCs/>
          <w:highlight w:val="yellow"/>
          <w:u w:val="single"/>
        </w:rPr>
      </w:pPr>
      <w:r>
        <w:rPr>
          <w:rFonts w:hint="cs"/>
          <w:highlight w:val="yellow"/>
          <w:rtl/>
        </w:rPr>
        <w:t>באחריות הספק לעדכן בכתב את הגט"מ/משהב"ט עד 3 ימי עבודה בכל פער שמונע אספקות בהתאם למועד האספקה החוזי,</w:t>
      </w:r>
      <w:r w:rsidRPr="00991FF1">
        <w:rPr>
          <w:rFonts w:hint="cs"/>
          <w:highlight w:val="yellow"/>
          <w:rtl/>
        </w:rPr>
        <w:t>על הספק לעדכ</w:t>
      </w:r>
      <w:r>
        <w:rPr>
          <w:rFonts w:hint="cs"/>
          <w:highlight w:val="yellow"/>
          <w:rtl/>
        </w:rPr>
        <w:t>ן את המשתמשים בפתרון חלופי לטובת רציפות מענה ושמירת כשירות המערך בצה"ל.</w:t>
      </w:r>
    </w:p>
    <w:p w14:paraId="2BF23A38" w14:textId="21EAB569" w:rsidR="00991FF1" w:rsidRDefault="00991FF1" w:rsidP="004E0F7F">
      <w:pPr>
        <w:pStyle w:val="ab"/>
        <w:numPr>
          <w:ilvl w:val="1"/>
          <w:numId w:val="21"/>
        </w:numPr>
        <w:spacing w:line="360" w:lineRule="auto"/>
        <w:jc w:val="both"/>
        <w:rPr>
          <w:b/>
          <w:bCs/>
          <w:highlight w:val="yellow"/>
          <w:u w:val="single"/>
        </w:rPr>
      </w:pPr>
      <w:r>
        <w:rPr>
          <w:rFonts w:hint="cs"/>
          <w:highlight w:val="yellow"/>
          <w:rtl/>
        </w:rPr>
        <w:t>באחריות היצרן/ספק לתת מענה לתלונות לקוח עד 5 ימי עבודה מרגע קבלת התלונה, אי קבלת מענה בהתאם לזמנים תהווה הפרת תנאי ההסכם.</w:t>
      </w:r>
    </w:p>
    <w:p w14:paraId="443E4AB2" w14:textId="01151969" w:rsidR="00415C2E" w:rsidRDefault="00C75A73" w:rsidP="004E0F7F">
      <w:pPr>
        <w:pStyle w:val="ab"/>
        <w:numPr>
          <w:ilvl w:val="1"/>
          <w:numId w:val="21"/>
        </w:numPr>
        <w:spacing w:line="360" w:lineRule="auto"/>
        <w:jc w:val="both"/>
        <w:rPr>
          <w:b/>
          <w:bCs/>
          <w:highlight w:val="yellow"/>
          <w:u w:val="single"/>
        </w:rPr>
      </w:pPr>
      <w:r>
        <w:rPr>
          <w:rFonts w:hint="cs"/>
          <w:highlight w:val="yellow"/>
          <w:rtl/>
        </w:rPr>
        <w:t xml:space="preserve">היצרן/ספק ידחה פק"א מהמזמין רק במקרים בהם לא צויין מקום אספקה ואיש קשר </w:t>
      </w:r>
      <w:r w:rsidR="00CE7FE3">
        <w:rPr>
          <w:rFonts w:hint="cs"/>
          <w:highlight w:val="yellow"/>
          <w:rtl/>
        </w:rPr>
        <w:t>במקרה כזה באחריות הספק לעדכן את המנפ"ר שהפק"א נדחתה ולהסביר את הסיבה.</w:t>
      </w:r>
    </w:p>
    <w:p w14:paraId="217C7BB5" w14:textId="2D6FF2C8" w:rsidR="00CE7FE3" w:rsidRDefault="00CE7FE3" w:rsidP="004E0F7F">
      <w:pPr>
        <w:pStyle w:val="ab"/>
        <w:numPr>
          <w:ilvl w:val="1"/>
          <w:numId w:val="21"/>
        </w:numPr>
        <w:spacing w:line="360" w:lineRule="auto"/>
        <w:jc w:val="both"/>
        <w:rPr>
          <w:b/>
          <w:bCs/>
          <w:highlight w:val="yellow"/>
          <w:u w:val="single"/>
        </w:rPr>
      </w:pPr>
      <w:r>
        <w:rPr>
          <w:rFonts w:hint="cs"/>
          <w:highlight w:val="yellow"/>
          <w:rtl/>
        </w:rPr>
        <w:t>לטובת בקרה ומעקב היצרן/ספק נדרש לנהל תיק הסכם לאורך תקופת ההתקשרות שיכלול: רשימת פריטים, מפרטי צה"ל, אישור גט"מ לפריטים, תלונות לקוח כולל אופן טיפול בתלונה</w:t>
      </w:r>
    </w:p>
    <w:p w14:paraId="3AC1A280" w14:textId="30C557FB" w:rsidR="00214872" w:rsidRPr="00A24DF9" w:rsidRDefault="00A24DF9" w:rsidP="004E0F7F">
      <w:pPr>
        <w:pStyle w:val="ab"/>
        <w:numPr>
          <w:ilvl w:val="1"/>
          <w:numId w:val="21"/>
        </w:numPr>
        <w:spacing w:line="360" w:lineRule="auto"/>
        <w:jc w:val="both"/>
        <w:rPr>
          <w:b/>
          <w:bCs/>
          <w:highlight w:val="yellow"/>
          <w:u w:val="single"/>
        </w:rPr>
      </w:pPr>
      <w:r>
        <w:rPr>
          <w:rFonts w:hint="cs"/>
          <w:highlight w:val="yellow"/>
          <w:rtl/>
        </w:rPr>
        <w:t>הדו"ח יועבר בהתאם לדרישות המשרד/מנפ"ר.</w:t>
      </w:r>
    </w:p>
    <w:p w14:paraId="1DCD05BD" w14:textId="0F74F8B3" w:rsidR="00A24DF9" w:rsidRDefault="00A24DF9" w:rsidP="004E0F7F">
      <w:pPr>
        <w:pStyle w:val="ab"/>
        <w:numPr>
          <w:ilvl w:val="0"/>
          <w:numId w:val="21"/>
        </w:numPr>
        <w:spacing w:line="360" w:lineRule="auto"/>
        <w:jc w:val="both"/>
        <w:rPr>
          <w:b/>
          <w:bCs/>
          <w:highlight w:val="yellow"/>
          <w:u w:val="single"/>
        </w:rPr>
      </w:pPr>
      <w:r>
        <w:rPr>
          <w:rFonts w:hint="cs"/>
          <w:b/>
          <w:bCs/>
          <w:highlight w:val="yellow"/>
          <w:u w:val="single"/>
          <w:rtl/>
        </w:rPr>
        <w:t>תהליך אישור דגם מוצר:</w:t>
      </w:r>
    </w:p>
    <w:p w14:paraId="1575A759" w14:textId="74BCCBEF" w:rsidR="00A24DF9" w:rsidRDefault="00A24DF9" w:rsidP="004E0F7F">
      <w:pPr>
        <w:pStyle w:val="ab"/>
        <w:numPr>
          <w:ilvl w:val="1"/>
          <w:numId w:val="21"/>
        </w:numPr>
        <w:spacing w:line="360" w:lineRule="auto"/>
        <w:jc w:val="both"/>
        <w:rPr>
          <w:highlight w:val="yellow"/>
        </w:rPr>
      </w:pPr>
      <w:r>
        <w:rPr>
          <w:rFonts w:hint="cs"/>
          <w:highlight w:val="yellow"/>
          <w:rtl/>
        </w:rPr>
        <w:t xml:space="preserve">טרם </w:t>
      </w:r>
      <w:r w:rsidR="00B4653E">
        <w:rPr>
          <w:rFonts w:hint="cs"/>
          <w:highlight w:val="yellow"/>
          <w:rtl/>
        </w:rPr>
        <w:t>הוצאת הסכם, הספק</w:t>
      </w:r>
      <w:r w:rsidR="00B4653E">
        <w:rPr>
          <w:rFonts w:hint="cs"/>
          <w:b/>
          <w:bCs/>
          <w:highlight w:val="yellow"/>
          <w:u w:val="single"/>
          <w:rtl/>
        </w:rPr>
        <w:t xml:space="preserve"> </w:t>
      </w:r>
      <w:r w:rsidR="00B4653E">
        <w:rPr>
          <w:rFonts w:hint="cs"/>
          <w:highlight w:val="yellow"/>
          <w:rtl/>
        </w:rPr>
        <w:t>נדרש להכין תוך 21 ימי עבודה דגמים לבחינה (בהתאם לרשימה בנספח א') + כלל המסמכים והאישורים המפורטים במפרטים הטכניים</w:t>
      </w:r>
      <w:r w:rsidR="00B4653E">
        <w:rPr>
          <w:rFonts w:hint="cs"/>
          <w:b/>
          <w:bCs/>
          <w:highlight w:val="yellow"/>
          <w:u w:val="single"/>
          <w:rtl/>
        </w:rPr>
        <w:t xml:space="preserve"> </w:t>
      </w:r>
      <w:r w:rsidR="00B4653E" w:rsidRPr="00B4653E">
        <w:rPr>
          <w:rFonts w:hint="cs"/>
          <w:highlight w:val="yellow"/>
          <w:rtl/>
        </w:rPr>
        <w:t>לטובת בחינתם ע"י הגט"מ</w:t>
      </w:r>
      <w:r w:rsidR="00B4653E">
        <w:rPr>
          <w:rFonts w:hint="cs"/>
          <w:highlight w:val="yellow"/>
          <w:rtl/>
        </w:rPr>
        <w:t>.</w:t>
      </w:r>
    </w:p>
    <w:p w14:paraId="09E87C2D" w14:textId="71F72CD7" w:rsidR="00B4653E" w:rsidRDefault="00B4653E" w:rsidP="004E0F7F">
      <w:pPr>
        <w:pStyle w:val="ab"/>
        <w:numPr>
          <w:ilvl w:val="1"/>
          <w:numId w:val="21"/>
        </w:numPr>
        <w:spacing w:line="360" w:lineRule="auto"/>
        <w:jc w:val="both"/>
        <w:rPr>
          <w:highlight w:val="yellow"/>
        </w:rPr>
      </w:pPr>
      <w:r>
        <w:rPr>
          <w:rFonts w:hint="cs"/>
          <w:highlight w:val="yellow"/>
          <w:rtl/>
        </w:rPr>
        <w:t>לאחר הבחינה יוציא הגט"מ למשרד דו"ח ממצאי בחינה (עותק יועבר לספק ע"י המשרד).</w:t>
      </w:r>
    </w:p>
    <w:p w14:paraId="3280397B" w14:textId="3505F58D" w:rsidR="002131F3" w:rsidRDefault="002131F3" w:rsidP="004E0F7F">
      <w:pPr>
        <w:pStyle w:val="ab"/>
        <w:numPr>
          <w:ilvl w:val="1"/>
          <w:numId w:val="21"/>
        </w:numPr>
        <w:spacing w:line="360" w:lineRule="auto"/>
        <w:jc w:val="both"/>
        <w:rPr>
          <w:highlight w:val="yellow"/>
        </w:rPr>
      </w:pPr>
      <w:r>
        <w:rPr>
          <w:rFonts w:hint="cs"/>
          <w:highlight w:val="yellow"/>
          <w:rtl/>
        </w:rPr>
        <w:t>במקרה של פסילה, הגט"מ יעביר דו"ח שיפרט את הליקויים והתיקונים הנדרשים.</w:t>
      </w:r>
    </w:p>
    <w:p w14:paraId="18231A4D" w14:textId="6E65645A" w:rsidR="002131F3" w:rsidRDefault="002D2D42" w:rsidP="004E0F7F">
      <w:pPr>
        <w:pStyle w:val="ab"/>
        <w:numPr>
          <w:ilvl w:val="1"/>
          <w:numId w:val="21"/>
        </w:numPr>
        <w:spacing w:line="360" w:lineRule="auto"/>
        <w:jc w:val="both"/>
        <w:rPr>
          <w:highlight w:val="yellow"/>
        </w:rPr>
      </w:pPr>
      <w:r>
        <w:rPr>
          <w:rFonts w:hint="cs"/>
          <w:highlight w:val="yellow"/>
          <w:rtl/>
        </w:rPr>
        <w:t>הספק ידרש להחזיר לבחינה חוזרת אצל הגט"מ תוך ציון תיקון הליקויים לא יאוחר מ 7 ימי עבודה מרגע קבלתם על הודעת פסילה ע"י במשרד.</w:t>
      </w:r>
    </w:p>
    <w:p w14:paraId="42C7B254" w14:textId="5A7EC816" w:rsidR="002D2D42" w:rsidRDefault="002D2D42" w:rsidP="004E0F7F">
      <w:pPr>
        <w:pStyle w:val="ab"/>
        <w:numPr>
          <w:ilvl w:val="1"/>
          <w:numId w:val="21"/>
        </w:numPr>
        <w:spacing w:line="360" w:lineRule="auto"/>
        <w:jc w:val="both"/>
        <w:rPr>
          <w:highlight w:val="yellow"/>
        </w:rPr>
      </w:pPr>
      <w:r>
        <w:rPr>
          <w:rFonts w:hint="cs"/>
          <w:highlight w:val="yellow"/>
          <w:rtl/>
        </w:rPr>
        <w:t>הגט"מ יחזיר דו"ח ממצאי בחינה עד 7 ימי עבודה עבור הליקויים החוזרים במידה וימצאו.</w:t>
      </w:r>
    </w:p>
    <w:p w14:paraId="4CCEE68F" w14:textId="64DAD872" w:rsidR="002D2D42" w:rsidRDefault="002D2D42" w:rsidP="004E0F7F">
      <w:pPr>
        <w:pStyle w:val="ab"/>
        <w:numPr>
          <w:ilvl w:val="1"/>
          <w:numId w:val="21"/>
        </w:numPr>
        <w:spacing w:line="360" w:lineRule="auto"/>
        <w:jc w:val="both"/>
        <w:rPr>
          <w:highlight w:val="yellow"/>
        </w:rPr>
      </w:pPr>
      <w:r>
        <w:rPr>
          <w:rFonts w:hint="cs"/>
          <w:highlight w:val="yellow"/>
          <w:rtl/>
        </w:rPr>
        <w:t>הספק/גט"מ יעדכנו בכתב את מנה"ר מבעוד מועד ולא יותר מ 5 ימי עבודה טרם הגשת הדגמים בכל ליקויי/תקלה שעשויה לגרום לחריגה מהזמנים המפורים לבחינה, רק המשרד רשאי לאשר חריגות מהזמנים.</w:t>
      </w:r>
    </w:p>
    <w:p w14:paraId="3AAE774A" w14:textId="0AF946D9" w:rsidR="00F65C15" w:rsidRDefault="00F65C15" w:rsidP="004E0F7F">
      <w:pPr>
        <w:pStyle w:val="ab"/>
        <w:numPr>
          <w:ilvl w:val="1"/>
          <w:numId w:val="21"/>
        </w:numPr>
        <w:spacing w:line="360" w:lineRule="auto"/>
        <w:jc w:val="both"/>
        <w:rPr>
          <w:highlight w:val="yellow"/>
        </w:rPr>
      </w:pPr>
      <w:r>
        <w:rPr>
          <w:rFonts w:hint="cs"/>
          <w:highlight w:val="yellow"/>
          <w:rtl/>
        </w:rPr>
        <w:t>לאחר שמשרד הבטחון מכריז על זכייה והוצאת הסכם-באחריות היצרן/ספק להיות מוכן תוך 21 ימי עבודה עם מער</w:t>
      </w:r>
      <w:r w:rsidR="003C1727">
        <w:rPr>
          <w:rFonts w:hint="cs"/>
          <w:highlight w:val="yellow"/>
          <w:rtl/>
        </w:rPr>
        <w:t>כ</w:t>
      </w:r>
      <w:r>
        <w:rPr>
          <w:rFonts w:hint="cs"/>
          <w:highlight w:val="yellow"/>
          <w:rtl/>
        </w:rPr>
        <w:t xml:space="preserve">ת מרק"ט </w:t>
      </w:r>
      <w:r>
        <w:rPr>
          <w:rFonts w:hint="cs"/>
          <w:highlight w:val="yellow"/>
        </w:rPr>
        <w:t>SRM</w:t>
      </w:r>
      <w:r>
        <w:rPr>
          <w:rFonts w:hint="cs"/>
          <w:highlight w:val="yellow"/>
          <w:rtl/>
        </w:rPr>
        <w:t xml:space="preserve"> מוכנה ופעילה </w:t>
      </w:r>
      <w:r w:rsidR="003C1727">
        <w:rPr>
          <w:rFonts w:hint="cs"/>
          <w:highlight w:val="yellow"/>
          <w:rtl/>
        </w:rPr>
        <w:t xml:space="preserve">לקבל את הפק"אות המוזרמות </w:t>
      </w:r>
      <w:r w:rsidR="003C1727">
        <w:rPr>
          <w:rFonts w:hint="cs"/>
          <w:highlight w:val="yellow"/>
          <w:rtl/>
        </w:rPr>
        <w:lastRenderedPageBreak/>
        <w:t>ע"י יחידות צה"ל. במידה ונוצרת בעיה מערכתית, היצרן נדרש ליצור קשר מיידית עם המפעיל שמולו בחר לעבוד על מנת לפתור את הבעיה וזאת במקביל לעדכון המנפ"ר ומנה"ר.</w:t>
      </w:r>
    </w:p>
    <w:p w14:paraId="181FB36C" w14:textId="3715484D" w:rsidR="003C1727" w:rsidRPr="003C1727" w:rsidRDefault="003C1727" w:rsidP="004E0F7F">
      <w:pPr>
        <w:pStyle w:val="ab"/>
        <w:numPr>
          <w:ilvl w:val="0"/>
          <w:numId w:val="21"/>
        </w:numPr>
        <w:spacing w:line="360" w:lineRule="auto"/>
        <w:jc w:val="both"/>
        <w:rPr>
          <w:b/>
          <w:bCs/>
          <w:highlight w:val="yellow"/>
          <w:u w:val="single"/>
        </w:rPr>
      </w:pPr>
      <w:r w:rsidRPr="003C1727">
        <w:rPr>
          <w:rFonts w:hint="cs"/>
          <w:b/>
          <w:bCs/>
          <w:highlight w:val="yellow"/>
          <w:u w:val="single"/>
          <w:rtl/>
        </w:rPr>
        <w:t>קטלוג:</w:t>
      </w:r>
    </w:p>
    <w:p w14:paraId="4683849E" w14:textId="3242868C" w:rsidR="003C1727" w:rsidRDefault="003C1727" w:rsidP="004E0F7F">
      <w:pPr>
        <w:pStyle w:val="ab"/>
        <w:numPr>
          <w:ilvl w:val="1"/>
          <w:numId w:val="21"/>
        </w:numPr>
        <w:spacing w:line="360" w:lineRule="auto"/>
        <w:jc w:val="both"/>
        <w:rPr>
          <w:highlight w:val="yellow"/>
        </w:rPr>
      </w:pPr>
      <w:r>
        <w:rPr>
          <w:rFonts w:hint="cs"/>
          <w:highlight w:val="yellow"/>
          <w:rtl/>
        </w:rPr>
        <w:t>קטלוג הפריטים שייטען במרק"ט לאחר הוצאת ההסכם יכלול:</w:t>
      </w:r>
    </w:p>
    <w:p w14:paraId="3D3066C0" w14:textId="09BC3AAB" w:rsidR="003C1727" w:rsidRDefault="003C1727" w:rsidP="004E0F7F">
      <w:pPr>
        <w:pStyle w:val="ab"/>
        <w:numPr>
          <w:ilvl w:val="1"/>
          <w:numId w:val="21"/>
        </w:numPr>
        <w:spacing w:line="360" w:lineRule="auto"/>
        <w:jc w:val="both"/>
        <w:rPr>
          <w:highlight w:val="yellow"/>
        </w:rPr>
      </w:pPr>
      <w:r>
        <w:rPr>
          <w:rFonts w:hint="cs"/>
          <w:highlight w:val="yellow"/>
          <w:rtl/>
        </w:rPr>
        <w:t xml:space="preserve">"תיאור פריט קצר" </w:t>
      </w:r>
      <w:r>
        <w:rPr>
          <w:highlight w:val="yellow"/>
          <w:rtl/>
        </w:rPr>
        <w:t>–</w:t>
      </w:r>
      <w:r>
        <w:rPr>
          <w:rFonts w:hint="cs"/>
          <w:highlight w:val="yellow"/>
          <w:rtl/>
        </w:rPr>
        <w:t xml:space="preserve"> שם הפריט כפי שמופיע בנספח א' של מסמך זה</w:t>
      </w:r>
    </w:p>
    <w:p w14:paraId="15236287" w14:textId="6CD0B12B" w:rsidR="003C1727" w:rsidRDefault="003C1727" w:rsidP="004E0F7F">
      <w:pPr>
        <w:pStyle w:val="ab"/>
        <w:numPr>
          <w:ilvl w:val="1"/>
          <w:numId w:val="21"/>
        </w:numPr>
        <w:spacing w:line="360" w:lineRule="auto"/>
        <w:jc w:val="both"/>
        <w:rPr>
          <w:highlight w:val="yellow"/>
        </w:rPr>
      </w:pPr>
      <w:r>
        <w:rPr>
          <w:rFonts w:hint="cs"/>
          <w:highlight w:val="yellow"/>
          <w:rtl/>
        </w:rPr>
        <w:t xml:space="preserve">"תיאור פריט ארוך" </w:t>
      </w:r>
      <w:r>
        <w:rPr>
          <w:highlight w:val="yellow"/>
          <w:rtl/>
        </w:rPr>
        <w:t>–</w:t>
      </w:r>
      <w:r>
        <w:rPr>
          <w:rFonts w:hint="cs"/>
          <w:highlight w:val="yellow"/>
          <w:rtl/>
        </w:rPr>
        <w:t xml:space="preserve"> שם מסחרי של הפריט ושיכלול מידות (בדגש על לוחות גומי וספוגים) </w:t>
      </w:r>
      <w:r w:rsidRPr="003C1727">
        <w:rPr>
          <w:rFonts w:hint="cs"/>
          <w:b/>
          <w:bCs/>
          <w:highlight w:val="yellow"/>
          <w:u w:val="single"/>
          <w:rtl/>
        </w:rPr>
        <w:t>לדוגמא:</w:t>
      </w:r>
      <w:r>
        <w:rPr>
          <w:rFonts w:hint="cs"/>
          <w:highlight w:val="yellow"/>
          <w:rtl/>
        </w:rPr>
        <w:t xml:space="preserve"> לוח גומי מיוחד 2 מ"מ ,מידה 1*1 מטר .</w:t>
      </w:r>
    </w:p>
    <w:p w14:paraId="1D29C2B9" w14:textId="28B5E6F1" w:rsidR="003C1727" w:rsidRDefault="003C1727" w:rsidP="004E0F7F">
      <w:pPr>
        <w:pStyle w:val="ab"/>
        <w:numPr>
          <w:ilvl w:val="1"/>
          <w:numId w:val="21"/>
        </w:numPr>
        <w:spacing w:line="360" w:lineRule="auto"/>
        <w:jc w:val="both"/>
        <w:rPr>
          <w:highlight w:val="yellow"/>
        </w:rPr>
      </w:pPr>
      <w:r>
        <w:rPr>
          <w:rFonts w:hint="cs"/>
          <w:highlight w:val="yellow"/>
          <w:rtl/>
        </w:rPr>
        <w:t>היצרן/ספק</w:t>
      </w:r>
      <w:r w:rsidR="00824AE4">
        <w:rPr>
          <w:rFonts w:hint="cs"/>
          <w:highlight w:val="yellow"/>
          <w:rtl/>
        </w:rPr>
        <w:t xml:space="preserve"> נדרש להכין ולספק קטלוג קשיח בכמות 2 עותקים לפריטים שבנספח א' שיכלול את הנתונים הבאים: תיאור הפריט, מק"ט צה"לי, מספר ספק</w:t>
      </w:r>
      <w:r w:rsidR="008D3BAD">
        <w:rPr>
          <w:rFonts w:hint="cs"/>
          <w:highlight w:val="yellow"/>
          <w:rtl/>
        </w:rPr>
        <w:t>,ומחיר מהסכם המרק"ט (לא כולל מע"מ).</w:t>
      </w:r>
      <w:r w:rsidR="00D67F35">
        <w:rPr>
          <w:rFonts w:hint="cs"/>
          <w:highlight w:val="yellow"/>
          <w:rtl/>
        </w:rPr>
        <w:t xml:space="preserve"> בנוסף יש להעביר הקטלוגים הנדרשים כולל תמונה מול סדרת הפריטים בקובץ </w:t>
      </w:r>
      <w:r w:rsidR="00D67F35">
        <w:rPr>
          <w:rFonts w:hint="cs"/>
          <w:highlight w:val="yellow"/>
        </w:rPr>
        <w:t>PDF</w:t>
      </w:r>
      <w:r w:rsidR="00D67F35">
        <w:rPr>
          <w:rFonts w:hint="cs"/>
          <w:highlight w:val="yellow"/>
          <w:rtl/>
        </w:rPr>
        <w:t xml:space="preserve"> ע"ג דיסק/התקן נייד</w:t>
      </w:r>
    </w:p>
    <w:p w14:paraId="656978BA" w14:textId="4188BEE8" w:rsidR="00D67F35" w:rsidRDefault="00D67F35" w:rsidP="004E0F7F">
      <w:pPr>
        <w:pStyle w:val="ab"/>
        <w:numPr>
          <w:ilvl w:val="1"/>
          <w:numId w:val="21"/>
        </w:numPr>
        <w:spacing w:line="360" w:lineRule="auto"/>
        <w:jc w:val="both"/>
        <w:rPr>
          <w:highlight w:val="yellow"/>
        </w:rPr>
      </w:pPr>
      <w:r>
        <w:rPr>
          <w:rFonts w:hint="cs"/>
          <w:highlight w:val="yellow"/>
          <w:rtl/>
        </w:rPr>
        <w:t>לצורך הבהרה: לכל סד</w:t>
      </w:r>
      <w:r w:rsidR="00EA0125">
        <w:rPr>
          <w:rFonts w:hint="cs"/>
          <w:highlight w:val="yellow"/>
          <w:rtl/>
        </w:rPr>
        <w:t>ר</w:t>
      </w:r>
      <w:r>
        <w:rPr>
          <w:rFonts w:hint="cs"/>
          <w:highlight w:val="yellow"/>
          <w:rtl/>
        </w:rPr>
        <w:t>ת פריטים דוגמא ולא לכל פריט ופריט,</w:t>
      </w:r>
      <w:r w:rsidR="00EA0125">
        <w:rPr>
          <w:rFonts w:hint="cs"/>
          <w:highlight w:val="yellow"/>
          <w:rtl/>
        </w:rPr>
        <w:t xml:space="preserve"> </w:t>
      </w:r>
      <w:r>
        <w:rPr>
          <w:rFonts w:hint="cs"/>
          <w:highlight w:val="yellow"/>
          <w:rtl/>
        </w:rPr>
        <w:t>למשל: לוחות גומי -תמונה, גומי ספוגי</w:t>
      </w:r>
      <w:r w:rsidR="00EA0125">
        <w:rPr>
          <w:rFonts w:hint="cs"/>
          <w:highlight w:val="yellow"/>
          <w:rtl/>
        </w:rPr>
        <w:t xml:space="preserve"> לריפודים</w:t>
      </w:r>
      <w:r>
        <w:rPr>
          <w:rFonts w:hint="cs"/>
          <w:highlight w:val="yellow"/>
          <w:rtl/>
        </w:rPr>
        <w:t>-תמונה, סיבן צמחי-תמונה, וכו' וכו'....</w:t>
      </w:r>
    </w:p>
    <w:p w14:paraId="0336DFA8" w14:textId="77777777" w:rsidR="00D67F35" w:rsidRPr="00B4653E" w:rsidRDefault="00D67F35" w:rsidP="00D67F35">
      <w:pPr>
        <w:pStyle w:val="ab"/>
        <w:spacing w:line="360" w:lineRule="auto"/>
        <w:ind w:left="659"/>
        <w:jc w:val="both"/>
        <w:rPr>
          <w:highlight w:val="yellow"/>
        </w:rPr>
      </w:pPr>
    </w:p>
    <w:p w14:paraId="5F2DC543" w14:textId="77777777" w:rsidR="00774112" w:rsidRPr="00256959" w:rsidRDefault="00424D98" w:rsidP="004E0F7F">
      <w:pPr>
        <w:pStyle w:val="2"/>
        <w:numPr>
          <w:ilvl w:val="0"/>
          <w:numId w:val="21"/>
        </w:numPr>
        <w:spacing w:line="360" w:lineRule="auto"/>
        <w:jc w:val="both"/>
        <w:rPr>
          <w:rFonts w:ascii="Tahoma" w:hAnsi="Tahoma"/>
          <w:szCs w:val="28"/>
          <w:rtl/>
        </w:rPr>
      </w:pPr>
      <w:r w:rsidRPr="00525F87">
        <w:rPr>
          <w:rFonts w:ascii="Tahoma" w:hAnsi="Tahoma" w:hint="cs"/>
          <w:szCs w:val="28"/>
          <w:rtl/>
        </w:rPr>
        <w:t>חבילת השירות</w:t>
      </w:r>
    </w:p>
    <w:tbl>
      <w:tblPr>
        <w:tblStyle w:val="a7"/>
        <w:bidiVisual/>
        <w:tblW w:w="9628" w:type="dxa"/>
        <w:tblInd w:w="251" w:type="dxa"/>
        <w:tblLook w:val="04A0" w:firstRow="1" w:lastRow="0" w:firstColumn="1" w:lastColumn="0" w:noHBand="0" w:noVBand="1"/>
      </w:tblPr>
      <w:tblGrid>
        <w:gridCol w:w="839"/>
        <w:gridCol w:w="3266"/>
        <w:gridCol w:w="5523"/>
      </w:tblGrid>
      <w:tr w:rsidR="00553947" w:rsidRPr="00525F87" w14:paraId="3A26C46E" w14:textId="77777777" w:rsidTr="0037619E">
        <w:trPr>
          <w:trHeight w:val="566"/>
        </w:trPr>
        <w:tc>
          <w:tcPr>
            <w:tcW w:w="839" w:type="dxa"/>
          </w:tcPr>
          <w:p w14:paraId="79F58C7A" w14:textId="77777777" w:rsidR="009D43C7" w:rsidRPr="00525F87" w:rsidRDefault="00D5513D" w:rsidP="00525F87">
            <w:pPr>
              <w:pStyle w:val="ae"/>
              <w:spacing w:line="360" w:lineRule="auto"/>
              <w:jc w:val="both"/>
              <w:rPr>
                <w:b/>
                <w:bCs/>
                <w:sz w:val="28"/>
                <w:szCs w:val="28"/>
                <w:rtl/>
              </w:rPr>
            </w:pPr>
            <w:r w:rsidRPr="00525F87">
              <w:rPr>
                <w:rFonts w:hint="eastAsia"/>
                <w:b/>
                <w:bCs/>
                <w:sz w:val="28"/>
                <w:szCs w:val="28"/>
                <w:rtl/>
              </w:rPr>
              <w:t>מס</w:t>
            </w:r>
            <w:r w:rsidRPr="00525F87">
              <w:rPr>
                <w:b/>
                <w:bCs/>
                <w:sz w:val="28"/>
                <w:szCs w:val="28"/>
                <w:rtl/>
              </w:rPr>
              <w:t>"ד</w:t>
            </w:r>
          </w:p>
        </w:tc>
        <w:tc>
          <w:tcPr>
            <w:tcW w:w="3266" w:type="dxa"/>
          </w:tcPr>
          <w:p w14:paraId="5C1B2F29" w14:textId="77777777" w:rsidR="009D43C7" w:rsidRPr="00525F87" w:rsidRDefault="00310439" w:rsidP="00525F87">
            <w:pPr>
              <w:pStyle w:val="ae"/>
              <w:spacing w:line="360" w:lineRule="auto"/>
              <w:jc w:val="both"/>
              <w:rPr>
                <w:b/>
                <w:bCs/>
                <w:sz w:val="28"/>
                <w:szCs w:val="28"/>
                <w:rtl/>
              </w:rPr>
            </w:pPr>
            <w:r w:rsidRPr="00525F87">
              <w:rPr>
                <w:rFonts w:hint="cs"/>
                <w:b/>
                <w:bCs/>
                <w:sz w:val="28"/>
                <w:szCs w:val="28"/>
                <w:rtl/>
              </w:rPr>
              <w:t xml:space="preserve"> </w:t>
            </w:r>
            <w:r w:rsidRPr="00525F87">
              <w:rPr>
                <w:b/>
                <w:bCs/>
                <w:sz w:val="28"/>
                <w:szCs w:val="28"/>
                <w:rtl/>
              </w:rPr>
              <w:t xml:space="preserve"> </w:t>
            </w:r>
            <w:r w:rsidR="00D5513D" w:rsidRPr="00525F87">
              <w:rPr>
                <w:rFonts w:hint="eastAsia"/>
                <w:b/>
                <w:bCs/>
                <w:sz w:val="28"/>
                <w:szCs w:val="28"/>
                <w:rtl/>
              </w:rPr>
              <w:t>השירות</w:t>
            </w:r>
          </w:p>
        </w:tc>
        <w:tc>
          <w:tcPr>
            <w:tcW w:w="5523" w:type="dxa"/>
          </w:tcPr>
          <w:p w14:paraId="19ED2811" w14:textId="77777777" w:rsidR="009D43C7" w:rsidRPr="00525F87" w:rsidRDefault="00310439" w:rsidP="00525F87">
            <w:pPr>
              <w:pStyle w:val="ae"/>
              <w:spacing w:line="360" w:lineRule="auto"/>
              <w:jc w:val="both"/>
              <w:rPr>
                <w:b/>
                <w:bCs/>
                <w:sz w:val="28"/>
                <w:szCs w:val="28"/>
                <w:rtl/>
              </w:rPr>
            </w:pPr>
            <w:r w:rsidRPr="00525F87">
              <w:rPr>
                <w:rFonts w:hint="cs"/>
                <w:b/>
                <w:bCs/>
                <w:sz w:val="28"/>
                <w:szCs w:val="28"/>
                <w:rtl/>
              </w:rPr>
              <w:t xml:space="preserve"> פירוט השירות הנדרש </w:t>
            </w:r>
          </w:p>
        </w:tc>
      </w:tr>
      <w:tr w:rsidR="00553947" w:rsidRPr="00525F87" w14:paraId="03B39152" w14:textId="77777777" w:rsidTr="0037619E">
        <w:trPr>
          <w:trHeight w:val="871"/>
        </w:trPr>
        <w:tc>
          <w:tcPr>
            <w:tcW w:w="839" w:type="dxa"/>
          </w:tcPr>
          <w:p w14:paraId="7C4A88E6" w14:textId="190F1E5D" w:rsidR="009D43C7" w:rsidRPr="007D5786" w:rsidRDefault="004E4235" w:rsidP="00525F87">
            <w:pPr>
              <w:pStyle w:val="ae"/>
              <w:spacing w:line="360" w:lineRule="auto"/>
              <w:jc w:val="both"/>
              <w:rPr>
                <w:sz w:val="28"/>
                <w:szCs w:val="28"/>
                <w:highlight w:val="yellow"/>
                <w:rtl/>
              </w:rPr>
            </w:pPr>
            <w:r>
              <w:rPr>
                <w:rFonts w:hint="cs"/>
                <w:sz w:val="28"/>
                <w:szCs w:val="28"/>
                <w:highlight w:val="yellow"/>
                <w:rtl/>
              </w:rPr>
              <w:t>א</w:t>
            </w:r>
            <w:r w:rsidR="000A2910" w:rsidRPr="007D5786">
              <w:rPr>
                <w:rFonts w:hint="cs"/>
                <w:sz w:val="28"/>
                <w:szCs w:val="28"/>
                <w:highlight w:val="yellow"/>
                <w:rtl/>
              </w:rPr>
              <w:t>.</w:t>
            </w:r>
          </w:p>
        </w:tc>
        <w:tc>
          <w:tcPr>
            <w:tcW w:w="3266" w:type="dxa"/>
          </w:tcPr>
          <w:p w14:paraId="5272D0B2" w14:textId="77777777" w:rsidR="009D43C7" w:rsidRPr="007D5786" w:rsidRDefault="001424B5" w:rsidP="00D813B6">
            <w:pPr>
              <w:pStyle w:val="ae"/>
              <w:spacing w:line="360" w:lineRule="auto"/>
              <w:jc w:val="center"/>
              <w:rPr>
                <w:b/>
                <w:bCs/>
                <w:sz w:val="28"/>
                <w:szCs w:val="28"/>
                <w:highlight w:val="yellow"/>
                <w:rtl/>
              </w:rPr>
            </w:pPr>
            <w:r w:rsidRPr="007D5786">
              <w:rPr>
                <w:rFonts w:hint="eastAsia"/>
                <w:b/>
                <w:bCs/>
                <w:sz w:val="28"/>
                <w:szCs w:val="28"/>
                <w:highlight w:val="yellow"/>
                <w:rtl/>
              </w:rPr>
              <w:t>זמינות</w:t>
            </w:r>
            <w:r w:rsidRPr="007D5786">
              <w:rPr>
                <w:b/>
                <w:bCs/>
                <w:sz w:val="28"/>
                <w:szCs w:val="28"/>
                <w:highlight w:val="yellow"/>
                <w:rtl/>
              </w:rPr>
              <w:t xml:space="preserve"> </w:t>
            </w:r>
            <w:r w:rsidRPr="007D5786">
              <w:rPr>
                <w:rFonts w:hint="eastAsia"/>
                <w:b/>
                <w:bCs/>
                <w:sz w:val="28"/>
                <w:szCs w:val="28"/>
                <w:highlight w:val="yellow"/>
                <w:rtl/>
              </w:rPr>
              <w:t>טלפונית</w:t>
            </w:r>
            <w:r w:rsidRPr="007D5786">
              <w:rPr>
                <w:b/>
                <w:bCs/>
                <w:sz w:val="28"/>
                <w:szCs w:val="28"/>
                <w:highlight w:val="yellow"/>
                <w:rtl/>
              </w:rPr>
              <w:t xml:space="preserve"> </w:t>
            </w:r>
            <w:r w:rsidRPr="007D5786">
              <w:rPr>
                <w:rFonts w:hint="eastAsia"/>
                <w:b/>
                <w:bCs/>
                <w:sz w:val="28"/>
                <w:szCs w:val="28"/>
                <w:highlight w:val="yellow"/>
                <w:rtl/>
              </w:rPr>
              <w:t>לפניות</w:t>
            </w:r>
            <w:r w:rsidRPr="007D5786">
              <w:rPr>
                <w:b/>
                <w:bCs/>
                <w:sz w:val="28"/>
                <w:szCs w:val="28"/>
                <w:highlight w:val="yellow"/>
                <w:rtl/>
              </w:rPr>
              <w:t xml:space="preserve"> </w:t>
            </w:r>
            <w:r w:rsidRPr="007D5786">
              <w:rPr>
                <w:rFonts w:hint="eastAsia"/>
                <w:b/>
                <w:bCs/>
                <w:sz w:val="28"/>
                <w:szCs w:val="28"/>
                <w:highlight w:val="yellow"/>
                <w:rtl/>
              </w:rPr>
              <w:t>נציג</w:t>
            </w:r>
            <w:r w:rsidRPr="007D5786">
              <w:rPr>
                <w:b/>
                <w:bCs/>
                <w:sz w:val="28"/>
                <w:szCs w:val="28"/>
                <w:highlight w:val="yellow"/>
                <w:rtl/>
              </w:rPr>
              <w:t xml:space="preserve"> </w:t>
            </w:r>
            <w:r w:rsidRPr="007D5786">
              <w:rPr>
                <w:rFonts w:hint="eastAsia"/>
                <w:b/>
                <w:bCs/>
                <w:sz w:val="28"/>
                <w:szCs w:val="28"/>
                <w:highlight w:val="yellow"/>
                <w:rtl/>
              </w:rPr>
              <w:t>צה</w:t>
            </w:r>
            <w:r w:rsidRPr="007D5786">
              <w:rPr>
                <w:b/>
                <w:bCs/>
                <w:sz w:val="28"/>
                <w:szCs w:val="28"/>
                <w:highlight w:val="yellow"/>
                <w:rtl/>
              </w:rPr>
              <w:t>"ל</w:t>
            </w:r>
            <w:r w:rsidR="00371F8C" w:rsidRPr="007D5786">
              <w:rPr>
                <w:rFonts w:hint="cs"/>
                <w:b/>
                <w:bCs/>
                <w:sz w:val="28"/>
                <w:szCs w:val="28"/>
                <w:highlight w:val="yellow"/>
                <w:rtl/>
              </w:rPr>
              <w:t xml:space="preserve"> </w:t>
            </w:r>
            <w:r w:rsidRPr="007D5786">
              <w:rPr>
                <w:b/>
                <w:bCs/>
                <w:sz w:val="28"/>
                <w:szCs w:val="28"/>
                <w:highlight w:val="yellow"/>
                <w:rtl/>
              </w:rPr>
              <w:t xml:space="preserve">/ </w:t>
            </w:r>
            <w:r w:rsidRPr="007D5786">
              <w:rPr>
                <w:rFonts w:hint="eastAsia"/>
                <w:b/>
                <w:bCs/>
                <w:sz w:val="28"/>
                <w:szCs w:val="28"/>
                <w:highlight w:val="yellow"/>
                <w:rtl/>
              </w:rPr>
              <w:t>משהב</w:t>
            </w:r>
            <w:r w:rsidRPr="007D5786">
              <w:rPr>
                <w:b/>
                <w:bCs/>
                <w:sz w:val="28"/>
                <w:szCs w:val="28"/>
                <w:highlight w:val="yellow"/>
                <w:rtl/>
              </w:rPr>
              <w:t>"ט</w:t>
            </w:r>
          </w:p>
        </w:tc>
        <w:tc>
          <w:tcPr>
            <w:tcW w:w="5523" w:type="dxa"/>
          </w:tcPr>
          <w:p w14:paraId="6B48863F" w14:textId="77777777" w:rsidR="006A151B" w:rsidRPr="007D5786" w:rsidRDefault="0037619E" w:rsidP="008D7AE6">
            <w:pPr>
              <w:pStyle w:val="ae"/>
              <w:numPr>
                <w:ilvl w:val="0"/>
                <w:numId w:val="4"/>
              </w:numPr>
              <w:spacing w:line="360" w:lineRule="auto"/>
              <w:ind w:left="360"/>
              <w:jc w:val="both"/>
              <w:rPr>
                <w:sz w:val="24"/>
                <w:szCs w:val="24"/>
                <w:highlight w:val="yellow"/>
              </w:rPr>
            </w:pPr>
            <w:r w:rsidRPr="007D5786">
              <w:rPr>
                <w:rFonts w:hint="cs"/>
                <w:sz w:val="24"/>
                <w:szCs w:val="24"/>
                <w:highlight w:val="yellow"/>
                <w:rtl/>
              </w:rPr>
              <w:t>זמינות איש הקשר לפניות יחידות צה"ל בשעות 8:30 עד 16:00</w:t>
            </w:r>
          </w:p>
          <w:p w14:paraId="7BC30569" w14:textId="4A83D11D" w:rsidR="0037619E" w:rsidRPr="007D5786" w:rsidRDefault="0037619E" w:rsidP="008D7AE6">
            <w:pPr>
              <w:pStyle w:val="ae"/>
              <w:numPr>
                <w:ilvl w:val="0"/>
                <w:numId w:val="4"/>
              </w:numPr>
              <w:spacing w:line="360" w:lineRule="auto"/>
              <w:ind w:left="360"/>
              <w:jc w:val="both"/>
              <w:rPr>
                <w:sz w:val="28"/>
                <w:szCs w:val="28"/>
                <w:highlight w:val="yellow"/>
                <w:rtl/>
              </w:rPr>
            </w:pPr>
            <w:r w:rsidRPr="007D5786">
              <w:rPr>
                <w:rFonts w:hint="cs"/>
                <w:sz w:val="24"/>
                <w:szCs w:val="24"/>
                <w:highlight w:val="yellow"/>
                <w:rtl/>
              </w:rPr>
              <w:t>במידה ויתקבלו תלונות ממזמינים לגבי חוסר זמינות של איש הקשר בשעות שצויינו בסעיף הראשון מעל 6 מקרים בחודש-הדבר יהווה הפרה של תנאי ההסכם והספק ידרש לבירור הנושא במנה"ר.</w:t>
            </w:r>
          </w:p>
        </w:tc>
      </w:tr>
      <w:tr w:rsidR="00553947" w:rsidRPr="00525F87" w14:paraId="008E040A" w14:textId="77777777" w:rsidTr="0037619E">
        <w:trPr>
          <w:trHeight w:val="2433"/>
        </w:trPr>
        <w:tc>
          <w:tcPr>
            <w:tcW w:w="839" w:type="dxa"/>
          </w:tcPr>
          <w:p w14:paraId="1ADABA27" w14:textId="224226C3" w:rsidR="001D7E7C" w:rsidRPr="00525F87" w:rsidRDefault="004E4235" w:rsidP="00525F87">
            <w:pPr>
              <w:pStyle w:val="ae"/>
              <w:spacing w:line="360" w:lineRule="auto"/>
              <w:jc w:val="both"/>
              <w:rPr>
                <w:sz w:val="28"/>
                <w:szCs w:val="28"/>
                <w:rtl/>
              </w:rPr>
            </w:pPr>
            <w:r>
              <w:rPr>
                <w:rFonts w:hint="cs"/>
                <w:sz w:val="28"/>
                <w:szCs w:val="28"/>
                <w:rtl/>
              </w:rPr>
              <w:t>ב</w:t>
            </w:r>
            <w:r w:rsidR="001D7E7C" w:rsidRPr="00525F87">
              <w:rPr>
                <w:rFonts w:hint="cs"/>
                <w:sz w:val="28"/>
                <w:szCs w:val="28"/>
                <w:rtl/>
              </w:rPr>
              <w:t>.</w:t>
            </w:r>
          </w:p>
        </w:tc>
        <w:tc>
          <w:tcPr>
            <w:tcW w:w="3266" w:type="dxa"/>
          </w:tcPr>
          <w:p w14:paraId="542428F5" w14:textId="77777777" w:rsidR="00231BD6" w:rsidRDefault="00231BD6" w:rsidP="00D813B6">
            <w:pPr>
              <w:pStyle w:val="ae"/>
              <w:spacing w:line="360" w:lineRule="auto"/>
              <w:rPr>
                <w:b/>
                <w:bCs/>
                <w:sz w:val="28"/>
                <w:szCs w:val="28"/>
                <w:rtl/>
              </w:rPr>
            </w:pPr>
          </w:p>
          <w:p w14:paraId="0A442117" w14:textId="77777777" w:rsidR="00231BD6" w:rsidRDefault="00231BD6" w:rsidP="00D813B6">
            <w:pPr>
              <w:pStyle w:val="ae"/>
              <w:spacing w:line="360" w:lineRule="auto"/>
              <w:rPr>
                <w:b/>
                <w:bCs/>
                <w:sz w:val="28"/>
                <w:szCs w:val="28"/>
                <w:rtl/>
              </w:rPr>
            </w:pPr>
          </w:p>
          <w:p w14:paraId="72B619E9" w14:textId="77777777" w:rsidR="00231BD6" w:rsidRDefault="00231BD6" w:rsidP="00D813B6">
            <w:pPr>
              <w:pStyle w:val="ae"/>
              <w:spacing w:line="360" w:lineRule="auto"/>
              <w:rPr>
                <w:b/>
                <w:bCs/>
                <w:sz w:val="28"/>
                <w:szCs w:val="28"/>
                <w:rtl/>
              </w:rPr>
            </w:pPr>
          </w:p>
          <w:p w14:paraId="4F0D0671" w14:textId="77777777" w:rsidR="00231BD6" w:rsidRDefault="00231BD6" w:rsidP="00D813B6">
            <w:pPr>
              <w:pStyle w:val="ae"/>
              <w:spacing w:line="360" w:lineRule="auto"/>
              <w:rPr>
                <w:b/>
                <w:bCs/>
                <w:sz w:val="28"/>
                <w:szCs w:val="28"/>
                <w:rtl/>
              </w:rPr>
            </w:pPr>
          </w:p>
          <w:p w14:paraId="41BCEE33" w14:textId="29DE47AC" w:rsidR="001D7E7C" w:rsidRPr="00B82B09" w:rsidRDefault="007D5786" w:rsidP="007D3B61">
            <w:pPr>
              <w:pStyle w:val="ae"/>
              <w:spacing w:line="360" w:lineRule="auto"/>
              <w:jc w:val="center"/>
              <w:rPr>
                <w:b/>
                <w:bCs/>
                <w:sz w:val="28"/>
                <w:szCs w:val="28"/>
                <w:rtl/>
              </w:rPr>
            </w:pPr>
            <w:r w:rsidRPr="00D90E8C">
              <w:rPr>
                <w:rFonts w:hint="cs"/>
                <w:b/>
                <w:bCs/>
                <w:sz w:val="28"/>
                <w:szCs w:val="28"/>
                <w:highlight w:val="yellow"/>
                <w:rtl/>
              </w:rPr>
              <w:t>אופן אספקה</w:t>
            </w:r>
          </w:p>
          <w:p w14:paraId="080AE981" w14:textId="77777777" w:rsidR="00B67FA4" w:rsidRDefault="00B67FA4" w:rsidP="00231BD6">
            <w:pPr>
              <w:pStyle w:val="ae"/>
              <w:spacing w:line="360" w:lineRule="auto"/>
              <w:rPr>
                <w:sz w:val="28"/>
                <w:szCs w:val="28"/>
              </w:rPr>
            </w:pPr>
          </w:p>
          <w:p w14:paraId="25ACBE93" w14:textId="77777777" w:rsidR="006D30A2" w:rsidRPr="006D30A2" w:rsidRDefault="006D30A2" w:rsidP="006D30A2">
            <w:pPr>
              <w:pStyle w:val="ae"/>
              <w:spacing w:line="360" w:lineRule="auto"/>
              <w:jc w:val="both"/>
              <w:rPr>
                <w:sz w:val="28"/>
                <w:szCs w:val="28"/>
                <w:rtl/>
              </w:rPr>
            </w:pPr>
          </w:p>
        </w:tc>
        <w:tc>
          <w:tcPr>
            <w:tcW w:w="5523" w:type="dxa"/>
          </w:tcPr>
          <w:p w14:paraId="2C90C30A" w14:textId="77777777" w:rsidR="00A037E2" w:rsidRPr="00D90E8C" w:rsidRDefault="007D5786" w:rsidP="008D7AE6">
            <w:pPr>
              <w:pStyle w:val="ae"/>
              <w:numPr>
                <w:ilvl w:val="0"/>
                <w:numId w:val="6"/>
              </w:numPr>
              <w:spacing w:line="360" w:lineRule="auto"/>
              <w:ind w:left="360"/>
              <w:jc w:val="both"/>
              <w:rPr>
                <w:sz w:val="24"/>
                <w:szCs w:val="24"/>
                <w:highlight w:val="yellow"/>
              </w:rPr>
            </w:pPr>
            <w:r w:rsidRPr="00D90E8C">
              <w:rPr>
                <w:rFonts w:hint="cs"/>
                <w:sz w:val="24"/>
                <w:szCs w:val="24"/>
                <w:highlight w:val="yellow"/>
                <w:rtl/>
              </w:rPr>
              <w:lastRenderedPageBreak/>
              <w:t>הפריטים יסופקו ליחידה המזמינה בהתאם למצויין בפק"א ובהתאם לאישור הדגם שנבחן ואושר ע"י הגט"מ.</w:t>
            </w:r>
          </w:p>
          <w:p w14:paraId="30346B27" w14:textId="77777777" w:rsidR="007D5786" w:rsidRPr="00D90E8C" w:rsidRDefault="00BA64E4" w:rsidP="008D7AE6">
            <w:pPr>
              <w:pStyle w:val="ae"/>
              <w:numPr>
                <w:ilvl w:val="0"/>
                <w:numId w:val="6"/>
              </w:numPr>
              <w:spacing w:line="360" w:lineRule="auto"/>
              <w:ind w:left="360"/>
              <w:jc w:val="both"/>
              <w:rPr>
                <w:sz w:val="24"/>
                <w:szCs w:val="24"/>
                <w:highlight w:val="yellow"/>
              </w:rPr>
            </w:pPr>
            <w:r w:rsidRPr="00D90E8C">
              <w:rPr>
                <w:rFonts w:hint="cs"/>
                <w:sz w:val="24"/>
                <w:szCs w:val="24"/>
                <w:highlight w:val="yellow"/>
                <w:rtl/>
              </w:rPr>
              <w:t xml:space="preserve">פק"א </w:t>
            </w:r>
            <w:r w:rsidRPr="00D90E8C">
              <w:rPr>
                <w:rFonts w:hint="cs"/>
                <w:b/>
                <w:bCs/>
                <w:sz w:val="24"/>
                <w:szCs w:val="24"/>
                <w:highlight w:val="yellow"/>
                <w:u w:val="single"/>
                <w:rtl/>
              </w:rPr>
              <w:t>שווה או מעל לסכום של 3000 ₪ כולל מע"מ</w:t>
            </w:r>
            <w:r w:rsidRPr="00D90E8C">
              <w:rPr>
                <w:rFonts w:hint="cs"/>
                <w:sz w:val="24"/>
                <w:szCs w:val="24"/>
                <w:highlight w:val="yellow"/>
                <w:rtl/>
              </w:rPr>
              <w:t xml:space="preserve"> תסופק בדחיפה</w:t>
            </w:r>
            <w:r w:rsidR="007659CF" w:rsidRPr="00D90E8C">
              <w:rPr>
                <w:rFonts w:hint="cs"/>
                <w:sz w:val="24"/>
                <w:szCs w:val="24"/>
                <w:highlight w:val="yellow"/>
                <w:rtl/>
              </w:rPr>
              <w:t xml:space="preserve"> ישירות ליחידה המזמינה בהתאם להנחיות הפק"א.</w:t>
            </w:r>
          </w:p>
          <w:p w14:paraId="02F4B7ED" w14:textId="77777777" w:rsidR="007659CF" w:rsidRPr="00D90E8C" w:rsidRDefault="007659CF" w:rsidP="008D7AE6">
            <w:pPr>
              <w:pStyle w:val="ae"/>
              <w:numPr>
                <w:ilvl w:val="0"/>
                <w:numId w:val="6"/>
              </w:numPr>
              <w:spacing w:line="360" w:lineRule="auto"/>
              <w:ind w:left="360"/>
              <w:jc w:val="both"/>
              <w:rPr>
                <w:sz w:val="24"/>
                <w:szCs w:val="24"/>
                <w:highlight w:val="yellow"/>
              </w:rPr>
            </w:pPr>
            <w:r w:rsidRPr="00D90E8C">
              <w:rPr>
                <w:rFonts w:hint="cs"/>
                <w:sz w:val="24"/>
                <w:szCs w:val="24"/>
                <w:highlight w:val="yellow"/>
                <w:rtl/>
              </w:rPr>
              <w:t xml:space="preserve">פק"א </w:t>
            </w:r>
            <w:r w:rsidRPr="00D90E8C">
              <w:rPr>
                <w:rFonts w:hint="cs"/>
                <w:b/>
                <w:bCs/>
                <w:sz w:val="24"/>
                <w:szCs w:val="24"/>
                <w:highlight w:val="yellow"/>
                <w:u w:val="single"/>
                <w:rtl/>
              </w:rPr>
              <w:t>בסכום הנמוך מ 3000 ₪ כולל מע"מ</w:t>
            </w:r>
            <w:r w:rsidRPr="00D90E8C">
              <w:rPr>
                <w:rFonts w:hint="cs"/>
                <w:sz w:val="24"/>
                <w:szCs w:val="24"/>
                <w:highlight w:val="yellow"/>
                <w:rtl/>
              </w:rPr>
              <w:t xml:space="preserve"> -המשיכה תתבצע ע"י היחידה מאתר הספק בתיאום מראש.</w:t>
            </w:r>
          </w:p>
          <w:p w14:paraId="42B19782" w14:textId="77777777" w:rsidR="00E76061" w:rsidRPr="00D90E8C" w:rsidRDefault="00E76061" w:rsidP="008D7AE6">
            <w:pPr>
              <w:pStyle w:val="ae"/>
              <w:numPr>
                <w:ilvl w:val="0"/>
                <w:numId w:val="6"/>
              </w:numPr>
              <w:spacing w:line="360" w:lineRule="auto"/>
              <w:ind w:left="360"/>
              <w:jc w:val="both"/>
              <w:rPr>
                <w:sz w:val="24"/>
                <w:szCs w:val="24"/>
                <w:highlight w:val="yellow"/>
              </w:rPr>
            </w:pPr>
            <w:r w:rsidRPr="00D90E8C">
              <w:rPr>
                <w:rFonts w:hint="cs"/>
                <w:sz w:val="24"/>
                <w:szCs w:val="24"/>
                <w:highlight w:val="yellow"/>
                <w:rtl/>
              </w:rPr>
              <w:lastRenderedPageBreak/>
              <w:t xml:space="preserve">במידה והיצרן נדרש לייצר בסכום הנמוך מ 1500 ₪ ומבקש לבטל עקב הסכום הנמוך, נדרש ליידע את המנפ"ר בטרם תבוצע פעולה זו, </w:t>
            </w:r>
            <w:r w:rsidRPr="00D90E8C">
              <w:rPr>
                <w:rFonts w:hint="cs"/>
                <w:b/>
                <w:bCs/>
                <w:sz w:val="24"/>
                <w:szCs w:val="24"/>
                <w:highlight w:val="yellow"/>
                <w:u w:val="single"/>
                <w:rtl/>
              </w:rPr>
              <w:t>אין לבטל פק"א ללא הודעה למנפ"ר !!</w:t>
            </w:r>
          </w:p>
          <w:p w14:paraId="67E2D582" w14:textId="77777777" w:rsidR="00083F8F" w:rsidRPr="00D90E8C" w:rsidRDefault="00083F8F" w:rsidP="008D7AE6">
            <w:pPr>
              <w:pStyle w:val="ae"/>
              <w:numPr>
                <w:ilvl w:val="0"/>
                <w:numId w:val="6"/>
              </w:numPr>
              <w:spacing w:line="360" w:lineRule="auto"/>
              <w:ind w:left="360"/>
              <w:jc w:val="both"/>
              <w:rPr>
                <w:sz w:val="24"/>
                <w:szCs w:val="24"/>
                <w:highlight w:val="yellow"/>
              </w:rPr>
            </w:pPr>
            <w:r w:rsidRPr="00D90E8C">
              <w:rPr>
                <w:rFonts w:hint="cs"/>
                <w:sz w:val="24"/>
                <w:szCs w:val="24"/>
                <w:highlight w:val="yellow"/>
                <w:rtl/>
              </w:rPr>
              <w:t>בכל אספקה תצורף תעודת משלוח ב 2 עותקים,בתעודת המשלוח נדרש לציין: תאריך אספקה, מס' פק"א ,מק"ט צה"לי, שם פריט, כמות מסופקת.</w:t>
            </w:r>
          </w:p>
          <w:p w14:paraId="6175F1AC" w14:textId="77777777" w:rsidR="00083F8F" w:rsidRPr="00D90E8C" w:rsidRDefault="00083F8F" w:rsidP="008D7AE6">
            <w:pPr>
              <w:pStyle w:val="ae"/>
              <w:numPr>
                <w:ilvl w:val="0"/>
                <w:numId w:val="6"/>
              </w:numPr>
              <w:spacing w:line="360" w:lineRule="auto"/>
              <w:ind w:left="360"/>
              <w:jc w:val="both"/>
              <w:rPr>
                <w:b/>
                <w:bCs/>
                <w:sz w:val="24"/>
                <w:szCs w:val="24"/>
                <w:highlight w:val="yellow"/>
              </w:rPr>
            </w:pPr>
            <w:r w:rsidRPr="00D90E8C">
              <w:rPr>
                <w:rFonts w:hint="cs"/>
                <w:b/>
                <w:bCs/>
                <w:sz w:val="24"/>
                <w:szCs w:val="24"/>
                <w:highlight w:val="yellow"/>
                <w:rtl/>
              </w:rPr>
              <w:t>הספק נדרש לוודא שהיחידה חותמת בחותמת עגולה של היחידה וחותמת אישית של החותם שתכלול תאריך,שם פרטי ומשפחה וחתימה.</w:t>
            </w:r>
          </w:p>
          <w:p w14:paraId="6F17D688" w14:textId="3FBA2082" w:rsidR="00083F8F" w:rsidRPr="00083F8F" w:rsidRDefault="00083F8F" w:rsidP="008D7AE6">
            <w:pPr>
              <w:pStyle w:val="ae"/>
              <w:numPr>
                <w:ilvl w:val="0"/>
                <w:numId w:val="6"/>
              </w:numPr>
              <w:spacing w:line="360" w:lineRule="auto"/>
              <w:ind w:left="360"/>
              <w:jc w:val="both"/>
              <w:rPr>
                <w:b/>
                <w:bCs/>
                <w:sz w:val="24"/>
                <w:szCs w:val="24"/>
                <w:rtl/>
              </w:rPr>
            </w:pPr>
            <w:r w:rsidRPr="00D90E8C">
              <w:rPr>
                <w:rFonts w:hint="cs"/>
                <w:b/>
                <w:bCs/>
                <w:sz w:val="24"/>
                <w:szCs w:val="24"/>
                <w:highlight w:val="yellow"/>
                <w:rtl/>
              </w:rPr>
              <w:t>עותק אחד נשאר אצל היחידה ועותק שני אצל הספק.</w:t>
            </w:r>
          </w:p>
        </w:tc>
      </w:tr>
      <w:tr w:rsidR="00553947" w:rsidRPr="00525F87" w14:paraId="13B1EC6A" w14:textId="77777777" w:rsidTr="00850A56">
        <w:trPr>
          <w:trHeight w:val="1545"/>
        </w:trPr>
        <w:tc>
          <w:tcPr>
            <w:tcW w:w="839" w:type="dxa"/>
          </w:tcPr>
          <w:p w14:paraId="633DA502" w14:textId="4967BAF1" w:rsidR="009D43C7" w:rsidRPr="00525F87" w:rsidRDefault="004E4235" w:rsidP="00525F87">
            <w:pPr>
              <w:pStyle w:val="ae"/>
              <w:spacing w:line="360" w:lineRule="auto"/>
              <w:jc w:val="both"/>
              <w:rPr>
                <w:sz w:val="28"/>
                <w:szCs w:val="28"/>
                <w:rtl/>
              </w:rPr>
            </w:pPr>
            <w:r>
              <w:rPr>
                <w:rFonts w:hint="cs"/>
                <w:sz w:val="28"/>
                <w:szCs w:val="28"/>
                <w:rtl/>
              </w:rPr>
              <w:lastRenderedPageBreak/>
              <w:t>ג</w:t>
            </w:r>
            <w:r w:rsidR="00D14F53" w:rsidRPr="00525F87">
              <w:rPr>
                <w:rFonts w:hint="cs"/>
                <w:sz w:val="28"/>
                <w:szCs w:val="28"/>
                <w:rtl/>
              </w:rPr>
              <w:t>.</w:t>
            </w:r>
          </w:p>
        </w:tc>
        <w:tc>
          <w:tcPr>
            <w:tcW w:w="3266" w:type="dxa"/>
          </w:tcPr>
          <w:p w14:paraId="4EF03277" w14:textId="77777777" w:rsidR="007D3B61" w:rsidRPr="00F65A00" w:rsidRDefault="007D3B61" w:rsidP="00D813B6">
            <w:pPr>
              <w:pStyle w:val="ae"/>
              <w:spacing w:line="360" w:lineRule="auto"/>
              <w:jc w:val="center"/>
              <w:rPr>
                <w:b/>
                <w:bCs/>
                <w:sz w:val="28"/>
                <w:szCs w:val="28"/>
                <w:highlight w:val="yellow"/>
                <w:rtl/>
              </w:rPr>
            </w:pPr>
          </w:p>
          <w:p w14:paraId="6FCCE462" w14:textId="68D6D5C7" w:rsidR="007D3B61" w:rsidRPr="00F65A00" w:rsidRDefault="00850A56" w:rsidP="00D813B6">
            <w:pPr>
              <w:pStyle w:val="ae"/>
              <w:spacing w:line="360" w:lineRule="auto"/>
              <w:jc w:val="center"/>
              <w:rPr>
                <w:b/>
                <w:bCs/>
                <w:sz w:val="28"/>
                <w:szCs w:val="28"/>
                <w:highlight w:val="yellow"/>
                <w:rtl/>
              </w:rPr>
            </w:pPr>
            <w:r w:rsidRPr="00F65A00">
              <w:rPr>
                <w:rFonts w:hint="cs"/>
                <w:b/>
                <w:bCs/>
                <w:sz w:val="28"/>
                <w:szCs w:val="28"/>
                <w:highlight w:val="yellow"/>
                <w:rtl/>
              </w:rPr>
              <w:t>זמני אספקה</w:t>
            </w:r>
          </w:p>
          <w:p w14:paraId="226265AF" w14:textId="77777777" w:rsidR="007D3B61" w:rsidRPr="00F65A00" w:rsidRDefault="007D3B61" w:rsidP="00D813B6">
            <w:pPr>
              <w:pStyle w:val="ae"/>
              <w:spacing w:line="360" w:lineRule="auto"/>
              <w:jc w:val="center"/>
              <w:rPr>
                <w:b/>
                <w:bCs/>
                <w:sz w:val="28"/>
                <w:szCs w:val="28"/>
                <w:highlight w:val="yellow"/>
                <w:rtl/>
              </w:rPr>
            </w:pPr>
          </w:p>
          <w:p w14:paraId="044D3702" w14:textId="14D41FDE" w:rsidR="00553947" w:rsidRPr="00F65A00" w:rsidRDefault="00553947" w:rsidP="00850A56">
            <w:pPr>
              <w:pStyle w:val="ae"/>
              <w:spacing w:line="360" w:lineRule="auto"/>
              <w:jc w:val="both"/>
              <w:rPr>
                <w:b/>
                <w:bCs/>
                <w:sz w:val="28"/>
                <w:szCs w:val="28"/>
                <w:highlight w:val="yellow"/>
                <w:rtl/>
              </w:rPr>
            </w:pPr>
          </w:p>
        </w:tc>
        <w:tc>
          <w:tcPr>
            <w:tcW w:w="5523" w:type="dxa"/>
          </w:tcPr>
          <w:p w14:paraId="7DBA0762" w14:textId="77777777" w:rsidR="00913FFB" w:rsidRPr="00F65A00" w:rsidRDefault="0093380E" w:rsidP="008D7AE6">
            <w:pPr>
              <w:pStyle w:val="ae"/>
              <w:numPr>
                <w:ilvl w:val="0"/>
                <w:numId w:val="5"/>
              </w:numPr>
              <w:spacing w:line="360" w:lineRule="auto"/>
              <w:ind w:left="360"/>
              <w:jc w:val="both"/>
              <w:rPr>
                <w:sz w:val="24"/>
                <w:szCs w:val="24"/>
                <w:highlight w:val="yellow"/>
              </w:rPr>
            </w:pPr>
            <w:r w:rsidRPr="00F65A00">
              <w:rPr>
                <w:rFonts w:hint="cs"/>
                <w:sz w:val="24"/>
                <w:szCs w:val="24"/>
                <w:highlight w:val="yellow"/>
                <w:rtl/>
              </w:rPr>
              <w:t xml:space="preserve">הפק"אות יסופקו עד </w:t>
            </w:r>
            <w:r w:rsidR="00913FFB" w:rsidRPr="00F65A00">
              <w:rPr>
                <w:rFonts w:hint="cs"/>
                <w:sz w:val="24"/>
                <w:szCs w:val="24"/>
                <w:highlight w:val="yellow"/>
                <w:rtl/>
              </w:rPr>
              <w:t xml:space="preserve"> </w:t>
            </w:r>
            <w:r w:rsidRPr="00F65A00">
              <w:rPr>
                <w:rFonts w:hint="cs"/>
                <w:sz w:val="24"/>
                <w:szCs w:val="24"/>
                <w:highlight w:val="yellow"/>
                <w:rtl/>
              </w:rPr>
              <w:t>14 ימי עבודה מרגע קבלת הפק"א.</w:t>
            </w:r>
          </w:p>
          <w:p w14:paraId="220ACEF2" w14:textId="1BA79272" w:rsidR="0093380E" w:rsidRPr="00F65A00" w:rsidRDefault="0093380E" w:rsidP="008D7AE6">
            <w:pPr>
              <w:pStyle w:val="ae"/>
              <w:numPr>
                <w:ilvl w:val="0"/>
                <w:numId w:val="5"/>
              </w:numPr>
              <w:spacing w:line="360" w:lineRule="auto"/>
              <w:ind w:left="360"/>
              <w:jc w:val="both"/>
              <w:rPr>
                <w:sz w:val="28"/>
                <w:szCs w:val="28"/>
                <w:highlight w:val="yellow"/>
                <w:rtl/>
              </w:rPr>
            </w:pPr>
            <w:r w:rsidRPr="00F65A00">
              <w:rPr>
                <w:rFonts w:hint="cs"/>
                <w:sz w:val="24"/>
                <w:szCs w:val="24"/>
                <w:highlight w:val="yellow"/>
                <w:rtl/>
              </w:rPr>
              <w:t>כל חריגה מלוחות הזמנים ללא ידיעת מנה"ר ומנפ"ר  תהווה הפרה של דרישות ההסכם והטלת קנס בהתאם להחלטת המשרד.</w:t>
            </w:r>
          </w:p>
        </w:tc>
      </w:tr>
      <w:tr w:rsidR="00553947" w:rsidRPr="00525F87" w14:paraId="41CFC083" w14:textId="77777777" w:rsidTr="0037619E">
        <w:trPr>
          <w:trHeight w:val="588"/>
        </w:trPr>
        <w:tc>
          <w:tcPr>
            <w:tcW w:w="839" w:type="dxa"/>
          </w:tcPr>
          <w:p w14:paraId="2BC75176" w14:textId="3CB19A3E" w:rsidR="009A6A68" w:rsidRPr="00525F87" w:rsidRDefault="004E4235" w:rsidP="00525F87">
            <w:pPr>
              <w:pStyle w:val="ae"/>
              <w:spacing w:line="360" w:lineRule="auto"/>
              <w:jc w:val="both"/>
              <w:rPr>
                <w:sz w:val="28"/>
                <w:szCs w:val="28"/>
                <w:rtl/>
              </w:rPr>
            </w:pPr>
            <w:r>
              <w:rPr>
                <w:rFonts w:hint="cs"/>
                <w:sz w:val="28"/>
                <w:szCs w:val="28"/>
                <w:rtl/>
              </w:rPr>
              <w:t>ד</w:t>
            </w:r>
            <w:r w:rsidR="00D14F53" w:rsidRPr="00525F87">
              <w:rPr>
                <w:rFonts w:hint="cs"/>
                <w:sz w:val="28"/>
                <w:szCs w:val="28"/>
                <w:rtl/>
              </w:rPr>
              <w:t>.</w:t>
            </w:r>
          </w:p>
        </w:tc>
        <w:tc>
          <w:tcPr>
            <w:tcW w:w="3266" w:type="dxa"/>
          </w:tcPr>
          <w:p w14:paraId="3F24BDED" w14:textId="147A5A7F" w:rsidR="009B0FED" w:rsidRPr="00F65A00" w:rsidRDefault="00F65A00" w:rsidP="00F65A00">
            <w:pPr>
              <w:pStyle w:val="ae"/>
              <w:spacing w:line="360" w:lineRule="auto"/>
              <w:ind w:left="483"/>
              <w:rPr>
                <w:sz w:val="28"/>
                <w:szCs w:val="28"/>
                <w:highlight w:val="yellow"/>
                <w:rtl/>
              </w:rPr>
            </w:pPr>
            <w:r w:rsidRPr="00F65A00">
              <w:rPr>
                <w:rFonts w:hint="cs"/>
                <w:sz w:val="28"/>
                <w:szCs w:val="28"/>
                <w:highlight w:val="yellow"/>
                <w:rtl/>
              </w:rPr>
              <w:t>מימוש אחריות הספק</w:t>
            </w:r>
          </w:p>
        </w:tc>
        <w:tc>
          <w:tcPr>
            <w:tcW w:w="5523" w:type="dxa"/>
          </w:tcPr>
          <w:p w14:paraId="419D1231" w14:textId="7AEF540D" w:rsidR="00F65A00" w:rsidRPr="00F65A00" w:rsidRDefault="00F65A00" w:rsidP="00F65A00">
            <w:pPr>
              <w:pStyle w:val="ae"/>
              <w:spacing w:line="360" w:lineRule="auto"/>
              <w:ind w:left="617"/>
              <w:jc w:val="both"/>
              <w:rPr>
                <w:sz w:val="22"/>
                <w:szCs w:val="22"/>
                <w:highlight w:val="yellow"/>
                <w:rtl/>
              </w:rPr>
            </w:pPr>
            <w:r w:rsidRPr="00F65A00">
              <w:rPr>
                <w:rFonts w:hint="cs"/>
                <w:sz w:val="22"/>
                <w:szCs w:val="22"/>
                <w:highlight w:val="yellow"/>
                <w:rtl/>
              </w:rPr>
              <w:t>הספק יממש אחריות ויחליף את החומרים המפורטים בפק"א במידה וסופקו באופן שחורג מהנחיות המפרט הטכני לא יותר מ 10 ימי עבודה מקבלת ההודעה מהיחידה או מהמנפ"ר.</w:t>
            </w:r>
          </w:p>
        </w:tc>
      </w:tr>
      <w:tr w:rsidR="00553947" w:rsidRPr="00525F87" w14:paraId="67E818C0" w14:textId="77777777" w:rsidTr="0037619E">
        <w:trPr>
          <w:trHeight w:val="588"/>
        </w:trPr>
        <w:tc>
          <w:tcPr>
            <w:tcW w:w="839" w:type="dxa"/>
          </w:tcPr>
          <w:p w14:paraId="5A192BD8" w14:textId="67A77F32" w:rsidR="000C19F2" w:rsidRPr="00525F87" w:rsidRDefault="004E4235" w:rsidP="00525F87">
            <w:pPr>
              <w:pStyle w:val="ae"/>
              <w:spacing w:line="360" w:lineRule="auto"/>
              <w:jc w:val="both"/>
              <w:rPr>
                <w:sz w:val="28"/>
                <w:szCs w:val="28"/>
                <w:rtl/>
              </w:rPr>
            </w:pPr>
            <w:r>
              <w:rPr>
                <w:rFonts w:hint="cs"/>
                <w:sz w:val="28"/>
                <w:szCs w:val="28"/>
                <w:rtl/>
              </w:rPr>
              <w:t>ה</w:t>
            </w:r>
            <w:r w:rsidR="00D14F53" w:rsidRPr="00525F87">
              <w:rPr>
                <w:rFonts w:hint="cs"/>
                <w:sz w:val="28"/>
                <w:szCs w:val="28"/>
                <w:rtl/>
              </w:rPr>
              <w:t>.</w:t>
            </w:r>
          </w:p>
        </w:tc>
        <w:tc>
          <w:tcPr>
            <w:tcW w:w="3266" w:type="dxa"/>
          </w:tcPr>
          <w:p w14:paraId="0C508575" w14:textId="77777777" w:rsidR="00367A72" w:rsidRPr="006A2777" w:rsidRDefault="00367A72" w:rsidP="00D813B6">
            <w:pPr>
              <w:pStyle w:val="ae"/>
              <w:spacing w:line="360" w:lineRule="auto"/>
              <w:jc w:val="center"/>
              <w:rPr>
                <w:b/>
                <w:bCs/>
                <w:sz w:val="28"/>
                <w:szCs w:val="28"/>
                <w:highlight w:val="yellow"/>
                <w:rtl/>
              </w:rPr>
            </w:pPr>
          </w:p>
          <w:p w14:paraId="4A286D0E" w14:textId="77777777" w:rsidR="00367A72" w:rsidRPr="006A2777" w:rsidRDefault="00367A72" w:rsidP="00D813B6">
            <w:pPr>
              <w:pStyle w:val="ae"/>
              <w:spacing w:line="360" w:lineRule="auto"/>
              <w:jc w:val="center"/>
              <w:rPr>
                <w:b/>
                <w:bCs/>
                <w:sz w:val="28"/>
                <w:szCs w:val="28"/>
                <w:highlight w:val="yellow"/>
                <w:rtl/>
              </w:rPr>
            </w:pPr>
          </w:p>
          <w:p w14:paraId="12B3D789" w14:textId="081C8BB6" w:rsidR="000C19F2" w:rsidRPr="006A2777" w:rsidRDefault="000C19F2" w:rsidP="00D813B6">
            <w:pPr>
              <w:pStyle w:val="ae"/>
              <w:spacing w:line="360" w:lineRule="auto"/>
              <w:jc w:val="center"/>
              <w:rPr>
                <w:b/>
                <w:bCs/>
                <w:sz w:val="28"/>
                <w:szCs w:val="28"/>
                <w:highlight w:val="yellow"/>
                <w:rtl/>
              </w:rPr>
            </w:pPr>
            <w:r w:rsidRPr="006A2777">
              <w:rPr>
                <w:rFonts w:hint="cs"/>
                <w:b/>
                <w:bCs/>
                <w:sz w:val="28"/>
                <w:szCs w:val="28"/>
                <w:highlight w:val="yellow"/>
                <w:rtl/>
              </w:rPr>
              <w:t>אריזה</w:t>
            </w:r>
            <w:r w:rsidR="00785AD2" w:rsidRPr="006A2777">
              <w:rPr>
                <w:rFonts w:hint="cs"/>
                <w:b/>
                <w:bCs/>
                <w:sz w:val="28"/>
                <w:szCs w:val="28"/>
                <w:highlight w:val="yellow"/>
                <w:rtl/>
              </w:rPr>
              <w:t xml:space="preserve"> ושינוע</w:t>
            </w:r>
            <w:r w:rsidRPr="006A2777">
              <w:rPr>
                <w:rFonts w:hint="cs"/>
                <w:b/>
                <w:bCs/>
                <w:sz w:val="28"/>
                <w:szCs w:val="28"/>
                <w:highlight w:val="yellow"/>
                <w:rtl/>
              </w:rPr>
              <w:t xml:space="preserve"> בהתאם למפרט</w:t>
            </w:r>
          </w:p>
        </w:tc>
        <w:tc>
          <w:tcPr>
            <w:tcW w:w="5523" w:type="dxa"/>
          </w:tcPr>
          <w:p w14:paraId="186062FC" w14:textId="1F36E8FE" w:rsidR="000C19F2" w:rsidRPr="006A2777" w:rsidRDefault="00785AD2" w:rsidP="008D7AE6">
            <w:pPr>
              <w:pStyle w:val="ae"/>
              <w:numPr>
                <w:ilvl w:val="0"/>
                <w:numId w:val="7"/>
              </w:numPr>
              <w:spacing w:line="360" w:lineRule="auto"/>
              <w:jc w:val="both"/>
              <w:rPr>
                <w:sz w:val="22"/>
                <w:szCs w:val="22"/>
                <w:highlight w:val="yellow"/>
              </w:rPr>
            </w:pPr>
            <w:r w:rsidRPr="006A2777">
              <w:rPr>
                <w:rFonts w:hint="cs"/>
                <w:sz w:val="22"/>
                <w:szCs w:val="22"/>
                <w:highlight w:val="yellow"/>
                <w:rtl/>
              </w:rPr>
              <w:t>כלל האריזות הנדרשות לחומרים שבנספח א' יהיו מאמצעי הספק ועפ"י הנחיות האריזה והתיווי שמפורטים בדפי השער.</w:t>
            </w:r>
          </w:p>
          <w:p w14:paraId="18951C50" w14:textId="6BF7A4AD" w:rsidR="00785AD2" w:rsidRPr="006A2777" w:rsidRDefault="00785AD2" w:rsidP="00785AD2">
            <w:pPr>
              <w:pStyle w:val="ae"/>
              <w:spacing w:line="360" w:lineRule="auto"/>
              <w:ind w:left="360"/>
              <w:jc w:val="both"/>
              <w:rPr>
                <w:sz w:val="22"/>
                <w:szCs w:val="22"/>
                <w:highlight w:val="yellow"/>
                <w:rtl/>
              </w:rPr>
            </w:pPr>
            <w:r w:rsidRPr="006A2777">
              <w:rPr>
                <w:rFonts w:hint="cs"/>
                <w:sz w:val="22"/>
                <w:szCs w:val="22"/>
                <w:highlight w:val="yellow"/>
                <w:rtl/>
              </w:rPr>
              <w:t>2.בכל מקרה,</w:t>
            </w:r>
            <w:r w:rsidR="006A2777" w:rsidRPr="006A2777">
              <w:rPr>
                <w:rFonts w:hint="cs"/>
                <w:sz w:val="22"/>
                <w:szCs w:val="22"/>
                <w:highlight w:val="yellow"/>
                <w:rtl/>
              </w:rPr>
              <w:t xml:space="preserve"> </w:t>
            </w:r>
            <w:r w:rsidRPr="006A2777">
              <w:rPr>
                <w:rFonts w:hint="cs"/>
                <w:sz w:val="22"/>
                <w:szCs w:val="22"/>
                <w:highlight w:val="yellow"/>
                <w:rtl/>
              </w:rPr>
              <w:t>נדרש</w:t>
            </w:r>
            <w:r w:rsidR="006A2777" w:rsidRPr="006A2777">
              <w:rPr>
                <w:rFonts w:hint="cs"/>
                <w:sz w:val="22"/>
                <w:szCs w:val="22"/>
                <w:highlight w:val="yellow"/>
                <w:rtl/>
              </w:rPr>
              <w:t>ת</w:t>
            </w:r>
            <w:r w:rsidRPr="006A2777">
              <w:rPr>
                <w:rFonts w:hint="cs"/>
                <w:sz w:val="22"/>
                <w:szCs w:val="22"/>
                <w:highlight w:val="yellow"/>
                <w:rtl/>
              </w:rPr>
              <w:t xml:space="preserve"> אריזה שתבטיח הגנה מיטבית למוצר מפני ניזקי מזג אויר, הגנה בזמן שינוע ואחסון</w:t>
            </w:r>
            <w:r w:rsidR="006A2777" w:rsidRPr="006A2777">
              <w:rPr>
                <w:rFonts w:hint="cs"/>
                <w:sz w:val="22"/>
                <w:szCs w:val="22"/>
                <w:highlight w:val="yellow"/>
                <w:rtl/>
              </w:rPr>
              <w:t xml:space="preserve"> מפני מכות</w:t>
            </w:r>
            <w:r w:rsidRPr="006A2777">
              <w:rPr>
                <w:rFonts w:hint="cs"/>
                <w:sz w:val="22"/>
                <w:szCs w:val="22"/>
                <w:highlight w:val="yellow"/>
                <w:rtl/>
              </w:rPr>
              <w:t xml:space="preserve"> וכו'...</w:t>
            </w:r>
          </w:p>
          <w:p w14:paraId="44C22A93" w14:textId="34C17490" w:rsidR="000A51BD" w:rsidRPr="006A2777" w:rsidRDefault="00785AD2" w:rsidP="008D7AE6">
            <w:pPr>
              <w:pStyle w:val="ae"/>
              <w:numPr>
                <w:ilvl w:val="0"/>
                <w:numId w:val="7"/>
              </w:numPr>
              <w:spacing w:line="360" w:lineRule="auto"/>
              <w:ind w:left="360"/>
              <w:jc w:val="both"/>
              <w:rPr>
                <w:sz w:val="24"/>
                <w:szCs w:val="24"/>
                <w:highlight w:val="yellow"/>
                <w:rtl/>
              </w:rPr>
            </w:pPr>
            <w:r w:rsidRPr="006A2777">
              <w:rPr>
                <w:rFonts w:hint="cs"/>
                <w:sz w:val="22"/>
                <w:szCs w:val="22"/>
                <w:highlight w:val="yellow"/>
                <w:rtl/>
              </w:rPr>
              <w:t>אספקה לבסיסי המרה"ס מחוייבת להתבצע על משטח של 1*1.20 מטר בהתאם להנחיות מפרט המשטח שמצורף למכרז.</w:t>
            </w:r>
          </w:p>
        </w:tc>
      </w:tr>
      <w:tr w:rsidR="00553947" w:rsidRPr="00525F87" w14:paraId="55FDC3AD" w14:textId="77777777" w:rsidTr="0037619E">
        <w:trPr>
          <w:trHeight w:val="588"/>
        </w:trPr>
        <w:tc>
          <w:tcPr>
            <w:tcW w:w="839" w:type="dxa"/>
          </w:tcPr>
          <w:p w14:paraId="4E0A654D" w14:textId="4738F3D2" w:rsidR="000C19F2" w:rsidRPr="00525F87" w:rsidRDefault="004E4235" w:rsidP="007D5E71">
            <w:pPr>
              <w:pStyle w:val="ae"/>
              <w:spacing w:line="360" w:lineRule="auto"/>
              <w:jc w:val="both"/>
              <w:rPr>
                <w:sz w:val="28"/>
                <w:szCs w:val="28"/>
                <w:rtl/>
              </w:rPr>
            </w:pPr>
            <w:r>
              <w:rPr>
                <w:rFonts w:hint="cs"/>
                <w:sz w:val="28"/>
                <w:szCs w:val="28"/>
                <w:rtl/>
              </w:rPr>
              <w:t>ו</w:t>
            </w:r>
            <w:r w:rsidR="007D5E71">
              <w:rPr>
                <w:rFonts w:hint="cs"/>
                <w:sz w:val="28"/>
                <w:szCs w:val="28"/>
                <w:rtl/>
              </w:rPr>
              <w:t>.</w:t>
            </w:r>
          </w:p>
        </w:tc>
        <w:tc>
          <w:tcPr>
            <w:tcW w:w="3266" w:type="dxa"/>
          </w:tcPr>
          <w:p w14:paraId="731AB9A0" w14:textId="77777777" w:rsidR="000C19F2" w:rsidRPr="00B96FD8" w:rsidRDefault="000C19F2" w:rsidP="00D813B6">
            <w:pPr>
              <w:pStyle w:val="ae"/>
              <w:spacing w:line="360" w:lineRule="auto"/>
              <w:jc w:val="center"/>
              <w:rPr>
                <w:b/>
                <w:bCs/>
                <w:sz w:val="28"/>
                <w:szCs w:val="28"/>
                <w:highlight w:val="yellow"/>
                <w:rtl/>
              </w:rPr>
            </w:pPr>
          </w:p>
          <w:p w14:paraId="16F512AD" w14:textId="77777777" w:rsidR="00B96FD8" w:rsidRPr="00B96FD8" w:rsidRDefault="00B96FD8" w:rsidP="00D813B6">
            <w:pPr>
              <w:pStyle w:val="ae"/>
              <w:spacing w:line="360" w:lineRule="auto"/>
              <w:jc w:val="center"/>
              <w:rPr>
                <w:b/>
                <w:bCs/>
                <w:sz w:val="28"/>
                <w:szCs w:val="28"/>
                <w:highlight w:val="yellow"/>
                <w:rtl/>
              </w:rPr>
            </w:pPr>
          </w:p>
          <w:p w14:paraId="7FDD15DB" w14:textId="71338909" w:rsidR="00B96FD8" w:rsidRPr="00B96FD8" w:rsidRDefault="00B96FD8" w:rsidP="00D813B6">
            <w:pPr>
              <w:pStyle w:val="ae"/>
              <w:spacing w:line="360" w:lineRule="auto"/>
              <w:jc w:val="center"/>
              <w:rPr>
                <w:b/>
                <w:bCs/>
                <w:sz w:val="28"/>
                <w:szCs w:val="28"/>
                <w:highlight w:val="yellow"/>
                <w:rtl/>
              </w:rPr>
            </w:pPr>
            <w:r w:rsidRPr="00B96FD8">
              <w:rPr>
                <w:rFonts w:hint="cs"/>
                <w:b/>
                <w:bCs/>
                <w:sz w:val="28"/>
                <w:szCs w:val="28"/>
                <w:highlight w:val="yellow"/>
                <w:rtl/>
              </w:rPr>
              <w:t>מענה בחירום/מצבים מיוחדים</w:t>
            </w:r>
          </w:p>
        </w:tc>
        <w:tc>
          <w:tcPr>
            <w:tcW w:w="5523" w:type="dxa"/>
          </w:tcPr>
          <w:p w14:paraId="376D87BD" w14:textId="77777777" w:rsidR="00A541BE" w:rsidRPr="00B96FD8" w:rsidRDefault="00B96FD8" w:rsidP="008D7AE6">
            <w:pPr>
              <w:pStyle w:val="ae"/>
              <w:numPr>
                <w:ilvl w:val="0"/>
                <w:numId w:val="8"/>
              </w:numPr>
              <w:spacing w:line="360" w:lineRule="auto"/>
              <w:ind w:left="360"/>
              <w:jc w:val="both"/>
              <w:rPr>
                <w:sz w:val="22"/>
                <w:szCs w:val="22"/>
                <w:highlight w:val="yellow"/>
              </w:rPr>
            </w:pPr>
            <w:r w:rsidRPr="00B96FD8">
              <w:rPr>
                <w:rFonts w:hint="cs"/>
                <w:sz w:val="22"/>
                <w:szCs w:val="22"/>
                <w:highlight w:val="yellow"/>
                <w:rtl/>
              </w:rPr>
              <w:t xml:space="preserve">במצב חירום-זמינות איש קשר למתן מענה יורחב לשעות 7:00 </w:t>
            </w:r>
            <w:r w:rsidRPr="00B96FD8">
              <w:rPr>
                <w:sz w:val="22"/>
                <w:szCs w:val="22"/>
                <w:highlight w:val="yellow"/>
                <w:rtl/>
              </w:rPr>
              <w:t>–</w:t>
            </w:r>
            <w:r w:rsidRPr="00B96FD8">
              <w:rPr>
                <w:rFonts w:hint="cs"/>
                <w:sz w:val="22"/>
                <w:szCs w:val="22"/>
                <w:highlight w:val="yellow"/>
                <w:rtl/>
              </w:rPr>
              <w:t xml:space="preserve"> 22:00 וביום ו עד שעתיים לפני כניסת השבת ובמוצ"ש שעתיים לאחר צאת השבת.</w:t>
            </w:r>
          </w:p>
          <w:p w14:paraId="235D8681" w14:textId="2B80CF66" w:rsidR="00B96FD8" w:rsidRPr="00B96FD8" w:rsidRDefault="00B96FD8" w:rsidP="008D7AE6">
            <w:pPr>
              <w:pStyle w:val="ae"/>
              <w:numPr>
                <w:ilvl w:val="0"/>
                <w:numId w:val="8"/>
              </w:numPr>
              <w:spacing w:line="360" w:lineRule="auto"/>
              <w:ind w:left="360"/>
              <w:jc w:val="both"/>
              <w:rPr>
                <w:sz w:val="28"/>
                <w:szCs w:val="28"/>
                <w:highlight w:val="yellow"/>
                <w:rtl/>
              </w:rPr>
            </w:pPr>
            <w:r w:rsidRPr="00B96FD8">
              <w:rPr>
                <w:rFonts w:hint="cs"/>
                <w:sz w:val="22"/>
                <w:szCs w:val="22"/>
                <w:highlight w:val="yellow"/>
                <w:rtl/>
              </w:rPr>
              <w:t xml:space="preserve">היצרן </w:t>
            </w:r>
            <w:r w:rsidRPr="00FE3182">
              <w:rPr>
                <w:rFonts w:hint="cs"/>
                <w:b/>
                <w:bCs/>
                <w:sz w:val="22"/>
                <w:szCs w:val="22"/>
                <w:highlight w:val="yellow"/>
                <w:u w:val="single"/>
                <w:rtl/>
              </w:rPr>
              <w:t xml:space="preserve">לא </w:t>
            </w:r>
            <w:r w:rsidRPr="00B96FD8">
              <w:rPr>
                <w:rFonts w:hint="cs"/>
                <w:sz w:val="22"/>
                <w:szCs w:val="22"/>
                <w:highlight w:val="yellow"/>
                <w:rtl/>
              </w:rPr>
              <w:t xml:space="preserve">נדרש להחזיק מוצר מוגמר במלאי </w:t>
            </w:r>
            <w:r w:rsidRPr="00FE3182">
              <w:rPr>
                <w:rFonts w:hint="cs"/>
                <w:b/>
                <w:bCs/>
                <w:sz w:val="22"/>
                <w:szCs w:val="22"/>
                <w:highlight w:val="yellow"/>
                <w:u w:val="single"/>
                <w:rtl/>
              </w:rPr>
              <w:t>אך מחוייב</w:t>
            </w:r>
            <w:r w:rsidRPr="00B96FD8">
              <w:rPr>
                <w:rFonts w:hint="cs"/>
                <w:sz w:val="22"/>
                <w:szCs w:val="22"/>
                <w:highlight w:val="yellow"/>
                <w:rtl/>
              </w:rPr>
              <w:t xml:space="preserve"> להחזיק חומרי גם שיאפשר לו להתחיל בייצור מיידי.</w:t>
            </w:r>
          </w:p>
        </w:tc>
      </w:tr>
      <w:tr w:rsidR="00553947" w:rsidRPr="00525F87" w14:paraId="2BD4A531" w14:textId="77777777" w:rsidTr="0037619E">
        <w:trPr>
          <w:trHeight w:val="588"/>
        </w:trPr>
        <w:tc>
          <w:tcPr>
            <w:tcW w:w="839" w:type="dxa"/>
          </w:tcPr>
          <w:p w14:paraId="0348A243" w14:textId="550A7AEA" w:rsidR="000C19F2" w:rsidRPr="00525F87" w:rsidRDefault="004E4235" w:rsidP="00525F87">
            <w:pPr>
              <w:pStyle w:val="ae"/>
              <w:spacing w:line="360" w:lineRule="auto"/>
              <w:jc w:val="both"/>
              <w:rPr>
                <w:sz w:val="28"/>
                <w:szCs w:val="28"/>
                <w:rtl/>
              </w:rPr>
            </w:pPr>
            <w:r>
              <w:rPr>
                <w:rFonts w:hint="cs"/>
                <w:sz w:val="28"/>
                <w:szCs w:val="28"/>
                <w:rtl/>
              </w:rPr>
              <w:t>ז</w:t>
            </w:r>
            <w:r w:rsidR="00D14F53" w:rsidRPr="00525F87">
              <w:rPr>
                <w:rFonts w:hint="cs"/>
                <w:sz w:val="28"/>
                <w:szCs w:val="28"/>
                <w:rtl/>
              </w:rPr>
              <w:t>.</w:t>
            </w:r>
          </w:p>
        </w:tc>
        <w:tc>
          <w:tcPr>
            <w:tcW w:w="3266" w:type="dxa"/>
          </w:tcPr>
          <w:p w14:paraId="148592B9" w14:textId="77777777" w:rsidR="000C19F2" w:rsidRPr="00B82B09" w:rsidRDefault="000C19F2" w:rsidP="00D813B6">
            <w:pPr>
              <w:pStyle w:val="ae"/>
              <w:spacing w:line="360" w:lineRule="auto"/>
              <w:jc w:val="center"/>
              <w:rPr>
                <w:b/>
                <w:bCs/>
                <w:sz w:val="28"/>
                <w:szCs w:val="28"/>
                <w:rtl/>
              </w:rPr>
            </w:pPr>
            <w:r w:rsidRPr="00B45D87">
              <w:rPr>
                <w:rFonts w:hint="cs"/>
                <w:b/>
                <w:bCs/>
                <w:sz w:val="28"/>
                <w:szCs w:val="28"/>
                <w:highlight w:val="yellow"/>
                <w:rtl/>
              </w:rPr>
              <w:t>אורך חיי מדף</w:t>
            </w:r>
          </w:p>
        </w:tc>
        <w:tc>
          <w:tcPr>
            <w:tcW w:w="5523" w:type="dxa"/>
          </w:tcPr>
          <w:p w14:paraId="635A8764" w14:textId="511AAA72" w:rsidR="000C19F2" w:rsidRPr="00AA7F5C" w:rsidRDefault="00B96FD8" w:rsidP="008D7AE6">
            <w:pPr>
              <w:pStyle w:val="ae"/>
              <w:numPr>
                <w:ilvl w:val="0"/>
                <w:numId w:val="9"/>
              </w:numPr>
              <w:spacing w:line="360" w:lineRule="auto"/>
              <w:ind w:left="360"/>
              <w:jc w:val="both"/>
              <w:rPr>
                <w:sz w:val="22"/>
                <w:szCs w:val="22"/>
                <w:highlight w:val="yellow"/>
                <w:rtl/>
              </w:rPr>
            </w:pPr>
            <w:r w:rsidRPr="00AA7F5C">
              <w:rPr>
                <w:rFonts w:hint="cs"/>
                <w:sz w:val="22"/>
                <w:szCs w:val="22"/>
                <w:highlight w:val="yellow"/>
                <w:rtl/>
              </w:rPr>
              <w:t>היות ואורך חיי מדף של גומי הינו 5 שנים היצרן מחוייב לספק מייצור מיידי ולא פריט שישב במלאי תקופה.</w:t>
            </w:r>
          </w:p>
          <w:p w14:paraId="23090369" w14:textId="7C4D278D" w:rsidR="003F73F6" w:rsidRPr="00525F87" w:rsidRDefault="00AE3E9F" w:rsidP="008D7AE6">
            <w:pPr>
              <w:pStyle w:val="ae"/>
              <w:numPr>
                <w:ilvl w:val="0"/>
                <w:numId w:val="9"/>
              </w:numPr>
              <w:spacing w:line="360" w:lineRule="auto"/>
              <w:ind w:left="360"/>
              <w:jc w:val="both"/>
              <w:rPr>
                <w:sz w:val="28"/>
                <w:szCs w:val="28"/>
                <w:rtl/>
              </w:rPr>
            </w:pPr>
            <w:r w:rsidRPr="00AA7F5C">
              <w:rPr>
                <w:rFonts w:hint="cs"/>
                <w:sz w:val="22"/>
                <w:szCs w:val="22"/>
                <w:highlight w:val="yellow"/>
                <w:rtl/>
              </w:rPr>
              <w:t>חריגה מתנאי זה תתאפשר</w:t>
            </w:r>
            <w:r w:rsidR="003F73F6" w:rsidRPr="00AA7F5C">
              <w:rPr>
                <w:rFonts w:hint="cs"/>
                <w:sz w:val="22"/>
                <w:szCs w:val="22"/>
                <w:highlight w:val="yellow"/>
                <w:rtl/>
              </w:rPr>
              <w:t xml:space="preserve"> רק באישור </w:t>
            </w:r>
            <w:r w:rsidR="00AA7F5C" w:rsidRPr="00AA7F5C">
              <w:rPr>
                <w:rFonts w:hint="cs"/>
                <w:sz w:val="22"/>
                <w:szCs w:val="22"/>
                <w:highlight w:val="yellow"/>
                <w:rtl/>
              </w:rPr>
              <w:t>נס"א/</w:t>
            </w:r>
            <w:r w:rsidR="00244333" w:rsidRPr="00AA7F5C">
              <w:rPr>
                <w:rFonts w:hint="cs"/>
                <w:sz w:val="22"/>
                <w:szCs w:val="22"/>
                <w:highlight w:val="yellow"/>
                <w:rtl/>
              </w:rPr>
              <w:t xml:space="preserve"> </w:t>
            </w:r>
            <w:r w:rsidR="003F73F6" w:rsidRPr="00AA7F5C">
              <w:rPr>
                <w:rFonts w:hint="cs"/>
                <w:sz w:val="22"/>
                <w:szCs w:val="22"/>
                <w:highlight w:val="yellow"/>
                <w:rtl/>
              </w:rPr>
              <w:t xml:space="preserve">מעבדת חומרים תוך עדכון המשרד </w:t>
            </w:r>
            <w:r w:rsidR="00244333" w:rsidRPr="00AA7F5C">
              <w:rPr>
                <w:rFonts w:hint="cs"/>
                <w:sz w:val="22"/>
                <w:szCs w:val="22"/>
                <w:highlight w:val="yellow"/>
                <w:rtl/>
              </w:rPr>
              <w:t>.</w:t>
            </w:r>
          </w:p>
        </w:tc>
      </w:tr>
    </w:tbl>
    <w:p w14:paraId="17D21EAC" w14:textId="77777777" w:rsidR="00873A84" w:rsidRPr="00525F87" w:rsidRDefault="00873A84" w:rsidP="00525F87">
      <w:pPr>
        <w:spacing w:line="360" w:lineRule="auto"/>
        <w:jc w:val="both"/>
        <w:rPr>
          <w:rtl/>
        </w:rPr>
      </w:pPr>
    </w:p>
    <w:p w14:paraId="72EF661A" w14:textId="48C28ECE" w:rsidR="00424D98" w:rsidRPr="004542F8" w:rsidRDefault="00424D98" w:rsidP="009461C4">
      <w:pPr>
        <w:pStyle w:val="2"/>
        <w:spacing w:line="360" w:lineRule="auto"/>
        <w:ind w:left="720"/>
        <w:jc w:val="both"/>
        <w:rPr>
          <w:rFonts w:ascii="Tahoma" w:hAnsi="Tahoma"/>
          <w:szCs w:val="28"/>
          <w:highlight w:val="yellow"/>
          <w:rtl/>
        </w:rPr>
      </w:pPr>
    </w:p>
    <w:p w14:paraId="652CE76F" w14:textId="1FE01456" w:rsidR="00B018A1" w:rsidRPr="009461C4" w:rsidRDefault="00B018A1" w:rsidP="004E0F7F">
      <w:pPr>
        <w:pStyle w:val="ab"/>
        <w:numPr>
          <w:ilvl w:val="0"/>
          <w:numId w:val="21"/>
        </w:numPr>
        <w:spacing w:line="360" w:lineRule="auto"/>
        <w:jc w:val="both"/>
        <w:rPr>
          <w:b/>
          <w:bCs/>
          <w:highlight w:val="yellow"/>
        </w:rPr>
      </w:pPr>
      <w:r w:rsidRPr="009461C4">
        <w:rPr>
          <w:rFonts w:hint="cs"/>
          <w:b/>
          <w:bCs/>
          <w:highlight w:val="yellow"/>
          <w:rtl/>
        </w:rPr>
        <w:t xml:space="preserve">תהליך אישור דגם </w:t>
      </w:r>
      <w:r w:rsidR="00E33588" w:rsidRPr="009461C4">
        <w:rPr>
          <w:rFonts w:hint="cs"/>
          <w:b/>
          <w:bCs/>
          <w:highlight w:val="yellow"/>
          <w:rtl/>
        </w:rPr>
        <w:t>טרום</w:t>
      </w:r>
      <w:r w:rsidRPr="009461C4">
        <w:rPr>
          <w:rFonts w:hint="cs"/>
          <w:b/>
          <w:bCs/>
          <w:highlight w:val="yellow"/>
          <w:rtl/>
        </w:rPr>
        <w:t xml:space="preserve"> הוצאת הזמנה:</w:t>
      </w:r>
    </w:p>
    <w:p w14:paraId="06B76E0F" w14:textId="750DDF89" w:rsidR="00B018A1" w:rsidRPr="004542F8" w:rsidRDefault="00743831" w:rsidP="004E0F7F">
      <w:pPr>
        <w:pStyle w:val="ab"/>
        <w:numPr>
          <w:ilvl w:val="2"/>
          <w:numId w:val="21"/>
        </w:numPr>
        <w:spacing w:line="360" w:lineRule="auto"/>
        <w:jc w:val="both"/>
        <w:rPr>
          <w:highlight w:val="yellow"/>
        </w:rPr>
      </w:pPr>
      <w:bookmarkStart w:id="31" w:name="_Hlk95222757"/>
      <w:r w:rsidRPr="004542F8">
        <w:rPr>
          <w:rFonts w:hint="cs"/>
          <w:highlight w:val="yellow"/>
          <w:rtl/>
        </w:rPr>
        <w:t xml:space="preserve">היצרן/ספק שלא סיפק את הפריטים שבמכרז </w:t>
      </w:r>
      <w:r w:rsidR="00E33588" w:rsidRPr="004542F8">
        <w:rPr>
          <w:rFonts w:hint="cs"/>
          <w:highlight w:val="yellow"/>
          <w:rtl/>
        </w:rPr>
        <w:t xml:space="preserve">למרה"ס </w:t>
      </w:r>
      <w:r w:rsidRPr="004542F8">
        <w:rPr>
          <w:rFonts w:hint="cs"/>
          <w:highlight w:val="yellow"/>
          <w:rtl/>
        </w:rPr>
        <w:t xml:space="preserve">במהלך </w:t>
      </w:r>
      <w:r w:rsidR="00EB1310" w:rsidRPr="004542F8">
        <w:rPr>
          <w:rFonts w:hint="cs"/>
          <w:highlight w:val="yellow"/>
          <w:rtl/>
        </w:rPr>
        <w:t>3</w:t>
      </w:r>
      <w:r w:rsidRPr="004542F8">
        <w:rPr>
          <w:rFonts w:hint="cs"/>
          <w:highlight w:val="yellow"/>
          <w:rtl/>
        </w:rPr>
        <w:t xml:space="preserve"> שנים אחרונות נדרש לעבור תהליך בק"מ </w:t>
      </w:r>
      <w:r w:rsidR="00381B76" w:rsidRPr="004542F8">
        <w:rPr>
          <w:rFonts w:hint="cs"/>
          <w:highlight w:val="yellow"/>
          <w:rtl/>
        </w:rPr>
        <w:t xml:space="preserve">(בחינת קבלה מורחבת) </w:t>
      </w:r>
      <w:r w:rsidRPr="004542F8">
        <w:rPr>
          <w:rFonts w:hint="cs"/>
          <w:highlight w:val="yellow"/>
          <w:rtl/>
        </w:rPr>
        <w:t>הכולל:</w:t>
      </w:r>
    </w:p>
    <w:p w14:paraId="4605FC08" w14:textId="77777777" w:rsidR="00743831" w:rsidRPr="004542F8" w:rsidRDefault="00743831" w:rsidP="004E0F7F">
      <w:pPr>
        <w:pStyle w:val="ab"/>
        <w:numPr>
          <w:ilvl w:val="3"/>
          <w:numId w:val="21"/>
        </w:numPr>
        <w:spacing w:line="360" w:lineRule="auto"/>
        <w:jc w:val="both"/>
        <w:rPr>
          <w:highlight w:val="yellow"/>
        </w:rPr>
      </w:pPr>
      <w:bookmarkStart w:id="32" w:name="_Hlk95222940"/>
      <w:bookmarkEnd w:id="31"/>
      <w:r w:rsidRPr="004542F8">
        <w:rPr>
          <w:rFonts w:hint="cs"/>
          <w:highlight w:val="yellow"/>
          <w:rtl/>
        </w:rPr>
        <w:t>זימון בוחן של נס"א/מעבדת בקרת איכות דרך מערכת תב"ל למפעל היצרן/ספק.</w:t>
      </w:r>
    </w:p>
    <w:bookmarkEnd w:id="32"/>
    <w:p w14:paraId="6EA29CCA" w14:textId="77777777" w:rsidR="00743831" w:rsidRPr="004542F8" w:rsidRDefault="00743831" w:rsidP="004E0F7F">
      <w:pPr>
        <w:pStyle w:val="ab"/>
        <w:numPr>
          <w:ilvl w:val="3"/>
          <w:numId w:val="21"/>
        </w:numPr>
        <w:spacing w:line="360" w:lineRule="auto"/>
        <w:jc w:val="both"/>
        <w:rPr>
          <w:highlight w:val="yellow"/>
        </w:rPr>
      </w:pPr>
      <w:r w:rsidRPr="004542F8">
        <w:rPr>
          <w:rFonts w:hint="cs"/>
          <w:highlight w:val="yellow"/>
          <w:rtl/>
        </w:rPr>
        <w:t>העברת דוגמא של כל פריט בכמות הנדרשת לפי תקן קבלה לבחינת חומרים/בהתאם לדרישת הבוחן.</w:t>
      </w:r>
    </w:p>
    <w:p w14:paraId="6F65E213" w14:textId="77777777" w:rsidR="00381B76" w:rsidRPr="004542F8" w:rsidRDefault="00381B76" w:rsidP="004E0F7F">
      <w:pPr>
        <w:pStyle w:val="ab"/>
        <w:numPr>
          <w:ilvl w:val="3"/>
          <w:numId w:val="21"/>
        </w:numPr>
        <w:spacing w:line="360" w:lineRule="auto"/>
        <w:rPr>
          <w:rFonts w:ascii="David" w:eastAsia="David" w:hAnsi="David"/>
          <w:highlight w:val="yellow"/>
        </w:rPr>
      </w:pPr>
      <w:r w:rsidRPr="004542F8">
        <w:rPr>
          <w:rFonts w:hint="cs"/>
          <w:highlight w:val="yellow"/>
          <w:rtl/>
        </w:rPr>
        <w:t xml:space="preserve">העברת </w:t>
      </w:r>
      <w:r w:rsidRPr="004542F8">
        <w:rPr>
          <w:rFonts w:ascii="David" w:eastAsia="David" w:hAnsi="David" w:hint="cs"/>
          <w:highlight w:val="yellow"/>
          <w:rtl/>
        </w:rPr>
        <w:t xml:space="preserve">תעודת </w:t>
      </w:r>
      <w:r w:rsidRPr="004542F8">
        <w:rPr>
          <w:rFonts w:ascii="David" w:eastAsia="David" w:hAnsi="David"/>
          <w:highlight w:val="yellow"/>
          <w:rtl/>
        </w:rPr>
        <w:t xml:space="preserve">בדיקה מעבדתית </w:t>
      </w:r>
      <w:r w:rsidRPr="004542F8">
        <w:rPr>
          <w:highlight w:val="yellow"/>
          <w:rtl/>
        </w:rPr>
        <w:t>(</w:t>
      </w:r>
      <w:r w:rsidRPr="004542F8">
        <w:rPr>
          <w:highlight w:val="yellow"/>
        </w:rPr>
        <w:t>C.O.T</w:t>
      </w:r>
      <w:r w:rsidRPr="004542F8">
        <w:rPr>
          <w:highlight w:val="yellow"/>
          <w:rtl/>
        </w:rPr>
        <w:t xml:space="preserve">) </w:t>
      </w:r>
      <w:r w:rsidRPr="004542F8">
        <w:rPr>
          <w:rFonts w:ascii="David" w:eastAsia="David" w:hAnsi="David"/>
          <w:highlight w:val="yellow"/>
          <w:rtl/>
        </w:rPr>
        <w:t xml:space="preserve">למוצר מטעם היצרן או ממעבדה מוכרת </w:t>
      </w:r>
      <w:r w:rsidRPr="004542F8">
        <w:rPr>
          <w:rFonts w:ascii="David" w:eastAsia="David" w:hAnsi="David" w:hint="cs"/>
          <w:highlight w:val="yellow"/>
          <w:rtl/>
        </w:rPr>
        <w:t xml:space="preserve"> </w:t>
      </w:r>
      <w:r w:rsidRPr="004542F8">
        <w:rPr>
          <w:rFonts w:ascii="David" w:eastAsia="David" w:hAnsi="David"/>
          <w:highlight w:val="yellow"/>
          <w:rtl/>
        </w:rPr>
        <w:t>הכוללת</w:t>
      </w:r>
      <w:r w:rsidRPr="004542F8">
        <w:rPr>
          <w:rFonts w:ascii="David" w:eastAsia="David" w:hAnsi="David" w:hint="cs"/>
          <w:highlight w:val="yellow"/>
          <w:rtl/>
        </w:rPr>
        <w:t xml:space="preserve"> </w:t>
      </w:r>
      <w:r w:rsidRPr="004542F8">
        <w:rPr>
          <w:rFonts w:ascii="David" w:eastAsia="David" w:hAnsi="David"/>
          <w:highlight w:val="yellow"/>
          <w:rtl/>
        </w:rPr>
        <w:t xml:space="preserve"> את כל  תוצאות הבדיקות</w:t>
      </w:r>
      <w:r w:rsidRPr="004542F8">
        <w:rPr>
          <w:highlight w:val="yellow"/>
          <w:rtl/>
        </w:rPr>
        <w:t xml:space="preserve">, </w:t>
      </w:r>
      <w:r w:rsidRPr="004542F8">
        <w:rPr>
          <w:rFonts w:ascii="David" w:eastAsia="David" w:hAnsi="David"/>
          <w:highlight w:val="yellow"/>
          <w:rtl/>
        </w:rPr>
        <w:t>כנדרש במפרט הרכישה הרלוונטי למוצר</w:t>
      </w:r>
      <w:r w:rsidRPr="004542F8">
        <w:rPr>
          <w:rFonts w:ascii="David" w:eastAsia="David" w:hAnsi="David" w:hint="cs"/>
          <w:highlight w:val="yellow"/>
          <w:rtl/>
        </w:rPr>
        <w:t>/התקן המצוין במפרט רכישה</w:t>
      </w:r>
      <w:r w:rsidRPr="004542F8">
        <w:rPr>
          <w:rFonts w:ascii="David" w:eastAsia="David" w:hAnsi="David"/>
          <w:highlight w:val="yellow"/>
          <w:rtl/>
        </w:rPr>
        <w:t xml:space="preserve"> </w:t>
      </w:r>
      <w:r w:rsidR="006F0440" w:rsidRPr="004542F8">
        <w:rPr>
          <w:rFonts w:ascii="David" w:eastAsia="David" w:hAnsi="David" w:hint="cs"/>
          <w:highlight w:val="yellow"/>
          <w:rtl/>
        </w:rPr>
        <w:t xml:space="preserve">אשר </w:t>
      </w:r>
      <w:r w:rsidRPr="004542F8">
        <w:rPr>
          <w:rFonts w:ascii="David" w:eastAsia="David" w:hAnsi="David"/>
          <w:highlight w:val="yellow"/>
          <w:rtl/>
        </w:rPr>
        <w:t>יהיו חתומות ע</w:t>
      </w:r>
      <w:r w:rsidRPr="004542F8">
        <w:rPr>
          <w:highlight w:val="yellow"/>
          <w:rtl/>
        </w:rPr>
        <w:t>"</w:t>
      </w:r>
      <w:r w:rsidRPr="004542F8">
        <w:rPr>
          <w:rFonts w:ascii="David" w:eastAsia="David" w:hAnsi="David"/>
          <w:highlight w:val="yellow"/>
          <w:rtl/>
        </w:rPr>
        <w:t>י מנהל א</w:t>
      </w:r>
      <w:r w:rsidRPr="004542F8">
        <w:rPr>
          <w:highlight w:val="yellow"/>
          <w:rtl/>
        </w:rPr>
        <w:t>"</w:t>
      </w:r>
      <w:r w:rsidRPr="004542F8">
        <w:rPr>
          <w:rFonts w:ascii="David" w:eastAsia="David" w:hAnsi="David"/>
          <w:highlight w:val="yellow"/>
          <w:rtl/>
        </w:rPr>
        <w:t xml:space="preserve">א </w:t>
      </w:r>
      <w:r w:rsidRPr="004542F8">
        <w:rPr>
          <w:rFonts w:ascii="David" w:eastAsia="David" w:hAnsi="David" w:hint="cs"/>
          <w:highlight w:val="yellow"/>
          <w:rtl/>
        </w:rPr>
        <w:t>של היצרן.</w:t>
      </w:r>
    </w:p>
    <w:p w14:paraId="329ED3F0" w14:textId="77777777" w:rsidR="00743831" w:rsidRPr="004542F8" w:rsidRDefault="00381B76" w:rsidP="004E0F7F">
      <w:pPr>
        <w:pStyle w:val="ab"/>
        <w:numPr>
          <w:ilvl w:val="3"/>
          <w:numId w:val="21"/>
        </w:numPr>
        <w:spacing w:line="360" w:lineRule="auto"/>
        <w:jc w:val="both"/>
        <w:rPr>
          <w:highlight w:val="yellow"/>
        </w:rPr>
      </w:pPr>
      <w:r w:rsidRPr="004542F8">
        <w:rPr>
          <w:rFonts w:hint="cs"/>
          <w:highlight w:val="yellow"/>
          <w:rtl/>
        </w:rPr>
        <w:t>אם מסיבה כלשהי אין באפשרות היצרן/ספק להשלים את תוצאות אחת הבדיקות הנדרשות לפי מפרט רכישה/תקן רלוונטי</w:t>
      </w:r>
      <w:r w:rsidR="00E33588" w:rsidRPr="004542F8">
        <w:rPr>
          <w:rFonts w:hint="cs"/>
          <w:highlight w:val="yellow"/>
          <w:rtl/>
        </w:rPr>
        <w:t xml:space="preserve">, מעבדת בקרת איכות שומרת </w:t>
      </w:r>
      <w:r w:rsidR="003356C2" w:rsidRPr="004542F8">
        <w:rPr>
          <w:rFonts w:hint="cs"/>
          <w:highlight w:val="yellow"/>
          <w:rtl/>
        </w:rPr>
        <w:t xml:space="preserve">לעצמה </w:t>
      </w:r>
      <w:r w:rsidR="00E33588" w:rsidRPr="004542F8">
        <w:rPr>
          <w:rFonts w:hint="cs"/>
          <w:highlight w:val="yellow"/>
          <w:rtl/>
        </w:rPr>
        <w:t>את הזכות לדרוש מהיצרן דוגמאות של הפריטים בכמות הנדרשת לביצוע הבדיקות במעבדת חומרים של נס"א או מעבדה חיצונית (כגון מכון התקנים הישראלי).</w:t>
      </w:r>
    </w:p>
    <w:p w14:paraId="12355A5C" w14:textId="77777777" w:rsidR="004A2D5C" w:rsidRPr="004542F8" w:rsidRDefault="004A2D5C" w:rsidP="004E0F7F">
      <w:pPr>
        <w:pStyle w:val="a3"/>
        <w:numPr>
          <w:ilvl w:val="3"/>
          <w:numId w:val="21"/>
        </w:numPr>
        <w:tabs>
          <w:tab w:val="clear" w:pos="4153"/>
          <w:tab w:val="clear" w:pos="8306"/>
          <w:tab w:val="left" w:pos="1689"/>
          <w:tab w:val="left" w:pos="6398"/>
        </w:tabs>
        <w:spacing w:line="360" w:lineRule="auto"/>
        <w:rPr>
          <w:highlight w:val="yellow"/>
        </w:rPr>
      </w:pPr>
      <w:r w:rsidRPr="004542F8">
        <w:rPr>
          <w:rFonts w:hint="cs"/>
          <w:highlight w:val="yellow"/>
          <w:rtl/>
        </w:rPr>
        <w:t>בדיקת מידות הפריטים בהתאם לנדרש במפרט הרכישה/דף שער המצורף למפרט.</w:t>
      </w:r>
    </w:p>
    <w:p w14:paraId="23D8296E" w14:textId="77777777" w:rsidR="00E553BA" w:rsidRPr="004542F8" w:rsidRDefault="004A2D5C" w:rsidP="004E0F7F">
      <w:pPr>
        <w:pStyle w:val="a3"/>
        <w:numPr>
          <w:ilvl w:val="3"/>
          <w:numId w:val="21"/>
        </w:numPr>
        <w:tabs>
          <w:tab w:val="clear" w:pos="4153"/>
          <w:tab w:val="clear" w:pos="8306"/>
          <w:tab w:val="left" w:pos="1689"/>
          <w:tab w:val="left" w:pos="6398"/>
        </w:tabs>
        <w:spacing w:line="360" w:lineRule="auto"/>
        <w:rPr>
          <w:highlight w:val="yellow"/>
        </w:rPr>
      </w:pPr>
      <w:r w:rsidRPr="004542F8">
        <w:rPr>
          <w:rFonts w:hint="cs"/>
          <w:highlight w:val="yellow"/>
          <w:rtl/>
        </w:rPr>
        <w:t xml:space="preserve">בדיקת </w:t>
      </w:r>
      <w:r w:rsidR="00E553BA" w:rsidRPr="004542F8">
        <w:rPr>
          <w:highlight w:val="yellow"/>
          <w:rtl/>
        </w:rPr>
        <w:t xml:space="preserve">סימון החומר </w:t>
      </w:r>
      <w:r w:rsidRPr="004542F8">
        <w:rPr>
          <w:rFonts w:hint="cs"/>
          <w:highlight w:val="yellow"/>
          <w:rtl/>
        </w:rPr>
        <w:t xml:space="preserve">אשר </w:t>
      </w:r>
      <w:r w:rsidR="00E553BA" w:rsidRPr="004542F8">
        <w:rPr>
          <w:highlight w:val="yellow"/>
          <w:rtl/>
        </w:rPr>
        <w:t>יתאים לדרישות המפרט ויכיל לפחות שם היצרן או סימונו</w:t>
      </w:r>
      <w:r w:rsidRPr="004542F8">
        <w:rPr>
          <w:rFonts w:hint="cs"/>
          <w:highlight w:val="yellow"/>
          <w:rtl/>
        </w:rPr>
        <w:t xml:space="preserve"> </w:t>
      </w:r>
      <w:r w:rsidR="00E553BA" w:rsidRPr="004542F8">
        <w:rPr>
          <w:highlight w:val="yellow"/>
          <w:rtl/>
        </w:rPr>
        <w:t>המסחרי, מק"ט צה"ל ותאריך ייצור. הסימון יופיע ע"ג החומר או ע"ג</w:t>
      </w:r>
      <w:r w:rsidRPr="004542F8">
        <w:rPr>
          <w:rFonts w:hint="cs"/>
          <w:highlight w:val="yellow"/>
          <w:rtl/>
        </w:rPr>
        <w:t xml:space="preserve"> </w:t>
      </w:r>
      <w:r w:rsidR="00E553BA" w:rsidRPr="004542F8">
        <w:rPr>
          <w:highlight w:val="yellow"/>
          <w:rtl/>
        </w:rPr>
        <w:t>האריזה בהתאם לנדרש במפרט ה</w:t>
      </w:r>
      <w:r w:rsidRPr="004542F8">
        <w:rPr>
          <w:rFonts w:hint="cs"/>
          <w:highlight w:val="yellow"/>
          <w:rtl/>
        </w:rPr>
        <w:t>רכישה</w:t>
      </w:r>
      <w:r w:rsidR="00E553BA" w:rsidRPr="004542F8">
        <w:rPr>
          <w:highlight w:val="yellow"/>
          <w:rtl/>
        </w:rPr>
        <w:t xml:space="preserve"> או תקן זר הנכלל במפרט הרכישה.</w:t>
      </w:r>
    </w:p>
    <w:p w14:paraId="36BA28AB" w14:textId="74E61BBD" w:rsidR="00E33588" w:rsidRPr="004542F8" w:rsidRDefault="00E33588" w:rsidP="004E0F7F">
      <w:pPr>
        <w:pStyle w:val="ab"/>
        <w:numPr>
          <w:ilvl w:val="2"/>
          <w:numId w:val="21"/>
        </w:numPr>
        <w:spacing w:line="360" w:lineRule="auto"/>
        <w:jc w:val="both"/>
        <w:rPr>
          <w:highlight w:val="yellow"/>
        </w:rPr>
      </w:pPr>
      <w:r w:rsidRPr="004542F8">
        <w:rPr>
          <w:rFonts w:hint="cs"/>
          <w:highlight w:val="yellow"/>
          <w:rtl/>
        </w:rPr>
        <w:t>היצרן/ספק אשר סיפק את הפריטים שבמכרז למרה"ס ב-</w:t>
      </w:r>
      <w:r w:rsidR="00EB1310" w:rsidRPr="004542F8">
        <w:rPr>
          <w:rFonts w:hint="cs"/>
          <w:highlight w:val="yellow"/>
          <w:rtl/>
        </w:rPr>
        <w:t>3</w:t>
      </w:r>
      <w:r w:rsidRPr="004542F8">
        <w:rPr>
          <w:rFonts w:hint="cs"/>
          <w:highlight w:val="yellow"/>
          <w:rtl/>
        </w:rPr>
        <w:t xml:space="preserve"> שנים אחרונות נדרש לע</w:t>
      </w:r>
      <w:r w:rsidR="00F83A91" w:rsidRPr="004542F8">
        <w:rPr>
          <w:rFonts w:hint="cs"/>
          <w:highlight w:val="yellow"/>
          <w:rtl/>
        </w:rPr>
        <w:t>בור</w:t>
      </w:r>
      <w:r w:rsidRPr="004542F8">
        <w:rPr>
          <w:rFonts w:hint="cs"/>
          <w:highlight w:val="yellow"/>
          <w:rtl/>
        </w:rPr>
        <w:t xml:space="preserve"> </w:t>
      </w:r>
      <w:r w:rsidR="006F001A" w:rsidRPr="004542F8">
        <w:rPr>
          <w:rFonts w:hint="cs"/>
          <w:highlight w:val="yellow"/>
          <w:rtl/>
        </w:rPr>
        <w:t xml:space="preserve">תהליך של </w:t>
      </w:r>
      <w:r w:rsidRPr="004542F8">
        <w:rPr>
          <w:rFonts w:hint="cs"/>
          <w:highlight w:val="yellow"/>
          <w:rtl/>
        </w:rPr>
        <w:t>בחינה סדרתית בלבד הכוללת:</w:t>
      </w:r>
    </w:p>
    <w:p w14:paraId="1EB6FB72" w14:textId="77777777" w:rsidR="006F001A" w:rsidRPr="004542F8" w:rsidRDefault="006F001A" w:rsidP="004E0F7F">
      <w:pPr>
        <w:pStyle w:val="ab"/>
        <w:numPr>
          <w:ilvl w:val="3"/>
          <w:numId w:val="21"/>
        </w:numPr>
        <w:spacing w:line="360" w:lineRule="auto"/>
        <w:jc w:val="both"/>
        <w:rPr>
          <w:highlight w:val="yellow"/>
        </w:rPr>
      </w:pPr>
      <w:r w:rsidRPr="004542F8">
        <w:rPr>
          <w:rFonts w:hint="cs"/>
          <w:highlight w:val="yellow"/>
          <w:rtl/>
        </w:rPr>
        <w:t>זימון בוחן של נס"א/</w:t>
      </w:r>
      <w:r w:rsidR="006D64EF" w:rsidRPr="004542F8">
        <w:rPr>
          <w:rFonts w:hint="cs"/>
          <w:highlight w:val="yellow"/>
          <w:rtl/>
        </w:rPr>
        <w:t>מ' איכות ובחינה רלוונטי</w:t>
      </w:r>
      <w:r w:rsidRPr="004542F8">
        <w:rPr>
          <w:rFonts w:hint="cs"/>
          <w:highlight w:val="yellow"/>
          <w:rtl/>
        </w:rPr>
        <w:t xml:space="preserve"> דרך מערכת תב"ל למפעל היצרן/ספק.</w:t>
      </w:r>
    </w:p>
    <w:p w14:paraId="6CD8F74A" w14:textId="77777777" w:rsidR="00E33588" w:rsidRPr="004542F8" w:rsidRDefault="00D93BF9" w:rsidP="004E0F7F">
      <w:pPr>
        <w:pStyle w:val="ab"/>
        <w:numPr>
          <w:ilvl w:val="3"/>
          <w:numId w:val="21"/>
        </w:numPr>
        <w:spacing w:line="360" w:lineRule="auto"/>
        <w:jc w:val="both"/>
        <w:rPr>
          <w:highlight w:val="yellow"/>
        </w:rPr>
      </w:pPr>
      <w:r w:rsidRPr="004542F8">
        <w:rPr>
          <w:rFonts w:hint="cs"/>
          <w:highlight w:val="yellow"/>
          <w:rtl/>
        </w:rPr>
        <w:t xml:space="preserve">הצגת תעודות איכות/אישורים והעברת דוגמאות של פריטים </w:t>
      </w:r>
      <w:r w:rsidR="00F8295C" w:rsidRPr="004542F8">
        <w:rPr>
          <w:rFonts w:hint="cs"/>
          <w:highlight w:val="yellow"/>
          <w:rtl/>
        </w:rPr>
        <w:t>לבדיקה במעבדה של נס"א במידת הנדרש ו</w:t>
      </w:r>
      <w:r w:rsidRPr="004542F8">
        <w:rPr>
          <w:rFonts w:hint="cs"/>
          <w:highlight w:val="yellow"/>
          <w:rtl/>
        </w:rPr>
        <w:t>בהתאם ל</w:t>
      </w:r>
      <w:r w:rsidR="00F8295C" w:rsidRPr="004542F8">
        <w:rPr>
          <w:rFonts w:hint="cs"/>
          <w:highlight w:val="yellow"/>
          <w:rtl/>
        </w:rPr>
        <w:t>שיקול</w:t>
      </w:r>
      <w:r w:rsidRPr="004542F8">
        <w:rPr>
          <w:rFonts w:hint="cs"/>
          <w:highlight w:val="yellow"/>
          <w:rtl/>
        </w:rPr>
        <w:t xml:space="preserve"> הבוחן.</w:t>
      </w:r>
    </w:p>
    <w:p w14:paraId="5A93B889" w14:textId="77777777" w:rsidR="00EF57F8" w:rsidRPr="004542F8" w:rsidRDefault="00EF57F8" w:rsidP="004E0F7F">
      <w:pPr>
        <w:pStyle w:val="ab"/>
        <w:numPr>
          <w:ilvl w:val="3"/>
          <w:numId w:val="21"/>
        </w:numPr>
        <w:spacing w:line="360" w:lineRule="auto"/>
        <w:jc w:val="both"/>
        <w:rPr>
          <w:highlight w:val="yellow"/>
        </w:rPr>
      </w:pPr>
      <w:r w:rsidRPr="004542F8">
        <w:rPr>
          <w:rFonts w:hint="cs"/>
          <w:highlight w:val="yellow"/>
          <w:rtl/>
        </w:rPr>
        <w:t xml:space="preserve">בדיקת התאמת </w:t>
      </w:r>
      <w:r w:rsidR="00C863EE" w:rsidRPr="004542F8">
        <w:rPr>
          <w:rFonts w:hint="cs"/>
          <w:highlight w:val="yellow"/>
          <w:rtl/>
        </w:rPr>
        <w:t>מידות הפריטים לדרישות המפרט/ההזמנה, בדיקת סימון ואריזה בהתאם למפרט רכישה.</w:t>
      </w:r>
    </w:p>
    <w:p w14:paraId="701B33E9" w14:textId="77777777" w:rsidR="006F7272" w:rsidRPr="006075D4" w:rsidRDefault="006F7272" w:rsidP="004E0F7F">
      <w:pPr>
        <w:pStyle w:val="ab"/>
        <w:numPr>
          <w:ilvl w:val="1"/>
          <w:numId w:val="21"/>
        </w:numPr>
        <w:spacing w:line="360" w:lineRule="auto"/>
        <w:ind w:left="849" w:hanging="425"/>
        <w:jc w:val="both"/>
        <w:rPr>
          <w:b/>
          <w:bCs/>
          <w:highlight w:val="yellow"/>
          <w:rtl/>
        </w:rPr>
      </w:pPr>
      <w:r w:rsidRPr="006075D4">
        <w:rPr>
          <w:b/>
          <w:bCs/>
          <w:highlight w:val="yellow"/>
          <w:rtl/>
        </w:rPr>
        <w:t xml:space="preserve">הזמנת </w:t>
      </w:r>
      <w:r w:rsidR="00553947" w:rsidRPr="006075D4">
        <w:rPr>
          <w:b/>
          <w:bCs/>
          <w:highlight w:val="yellow"/>
          <w:rtl/>
        </w:rPr>
        <w:t>החומר</w:t>
      </w:r>
      <w:r w:rsidR="00634FD5" w:rsidRPr="006075D4">
        <w:rPr>
          <w:b/>
          <w:bCs/>
          <w:highlight w:val="yellow"/>
          <w:rtl/>
        </w:rPr>
        <w:t xml:space="preserve"> </w:t>
      </w:r>
      <w:r w:rsidRPr="006075D4">
        <w:rPr>
          <w:b/>
          <w:bCs/>
          <w:highlight w:val="yellow"/>
          <w:rtl/>
        </w:rPr>
        <w:t>ע"י יחידות מורשות</w:t>
      </w:r>
    </w:p>
    <w:p w14:paraId="5EA3712C" w14:textId="77777777" w:rsidR="00D417C5" w:rsidRPr="006075D4" w:rsidRDefault="00553947" w:rsidP="00525F87">
      <w:pPr>
        <w:numPr>
          <w:ilvl w:val="0"/>
          <w:numId w:val="1"/>
        </w:numPr>
        <w:tabs>
          <w:tab w:val="num" w:pos="1275"/>
        </w:tabs>
        <w:spacing w:line="360" w:lineRule="auto"/>
        <w:ind w:left="1133"/>
        <w:jc w:val="both"/>
        <w:rPr>
          <w:highlight w:val="yellow"/>
        </w:rPr>
      </w:pPr>
      <w:r w:rsidRPr="006075D4">
        <w:rPr>
          <w:rFonts w:hint="cs"/>
          <w:highlight w:val="yellow"/>
          <w:rtl/>
        </w:rPr>
        <w:t xml:space="preserve">החומר </w:t>
      </w:r>
      <w:r w:rsidRPr="006075D4">
        <w:rPr>
          <w:highlight w:val="yellow"/>
          <w:rtl/>
        </w:rPr>
        <w:t>שיסופק</w:t>
      </w:r>
      <w:r w:rsidRPr="006075D4">
        <w:rPr>
          <w:rFonts w:hint="cs"/>
          <w:highlight w:val="yellow"/>
          <w:rtl/>
        </w:rPr>
        <w:t xml:space="preserve"> </w:t>
      </w:r>
      <w:r w:rsidRPr="006075D4">
        <w:rPr>
          <w:highlight w:val="yellow"/>
          <w:rtl/>
        </w:rPr>
        <w:t>ליחידות יהי</w:t>
      </w:r>
      <w:r w:rsidRPr="006075D4">
        <w:rPr>
          <w:rFonts w:hint="cs"/>
          <w:highlight w:val="yellow"/>
          <w:rtl/>
        </w:rPr>
        <w:t>ה</w:t>
      </w:r>
      <w:r w:rsidR="00D417C5" w:rsidRPr="006075D4">
        <w:rPr>
          <w:rFonts w:hint="cs"/>
          <w:highlight w:val="yellow"/>
          <w:rtl/>
        </w:rPr>
        <w:t xml:space="preserve"> </w:t>
      </w:r>
      <w:r w:rsidR="00514F38" w:rsidRPr="006075D4">
        <w:rPr>
          <w:rFonts w:hint="cs"/>
          <w:highlight w:val="yellow"/>
          <w:rtl/>
        </w:rPr>
        <w:t>מהמנות שנבחנו ואושרו</w:t>
      </w:r>
      <w:r w:rsidR="00D417C5" w:rsidRPr="006075D4">
        <w:rPr>
          <w:highlight w:val="yellow"/>
          <w:rtl/>
        </w:rPr>
        <w:t xml:space="preserve"> </w:t>
      </w:r>
      <w:r w:rsidR="00514F38" w:rsidRPr="006075D4">
        <w:rPr>
          <w:rFonts w:hint="cs"/>
          <w:highlight w:val="yellow"/>
          <w:rtl/>
        </w:rPr>
        <w:t xml:space="preserve">ע"י </w:t>
      </w:r>
      <w:r w:rsidR="006D64EF" w:rsidRPr="006075D4">
        <w:rPr>
          <w:rFonts w:hint="cs"/>
          <w:highlight w:val="yellow"/>
          <w:rtl/>
        </w:rPr>
        <w:t>יחידת הבחינה של חט"ל/נס"א בלבד</w:t>
      </w:r>
      <w:r w:rsidR="00476FD6" w:rsidRPr="006075D4">
        <w:rPr>
          <w:rFonts w:hint="cs"/>
          <w:highlight w:val="yellow"/>
          <w:rtl/>
        </w:rPr>
        <w:t xml:space="preserve"> ולכל אספקה תצורף תעודת בחינה רלוונטית של אותו מק"ט.</w:t>
      </w:r>
    </w:p>
    <w:p w14:paraId="05183AF0" w14:textId="77777777" w:rsidR="000A2910" w:rsidRPr="006075D4" w:rsidRDefault="006B5E1A" w:rsidP="004E0F7F">
      <w:pPr>
        <w:pStyle w:val="ab"/>
        <w:numPr>
          <w:ilvl w:val="3"/>
          <w:numId w:val="21"/>
        </w:numPr>
        <w:tabs>
          <w:tab w:val="left" w:pos="9213"/>
        </w:tabs>
        <w:spacing w:line="360" w:lineRule="auto"/>
        <w:jc w:val="both"/>
        <w:rPr>
          <w:highlight w:val="yellow"/>
          <w:rtl/>
        </w:rPr>
      </w:pPr>
      <w:r w:rsidRPr="006075D4">
        <w:rPr>
          <w:rFonts w:hint="cs"/>
          <w:highlight w:val="yellow"/>
          <w:rtl/>
        </w:rPr>
        <w:lastRenderedPageBreak/>
        <w:t xml:space="preserve">כל </w:t>
      </w:r>
      <w:r w:rsidR="006B5BAA" w:rsidRPr="006075D4">
        <w:rPr>
          <w:rFonts w:hint="cs"/>
          <w:highlight w:val="yellow"/>
          <w:rtl/>
        </w:rPr>
        <w:t>הזמנה</w:t>
      </w:r>
      <w:r w:rsidRPr="006075D4">
        <w:rPr>
          <w:rFonts w:hint="cs"/>
          <w:highlight w:val="yellow"/>
          <w:rtl/>
        </w:rPr>
        <w:t xml:space="preserve"> תסופק </w:t>
      </w:r>
      <w:r w:rsidR="00855F9B" w:rsidRPr="006075D4">
        <w:rPr>
          <w:rFonts w:hint="cs"/>
          <w:highlight w:val="yellow"/>
          <w:rtl/>
        </w:rPr>
        <w:t>בצירוף</w:t>
      </w:r>
      <w:r w:rsidRPr="006075D4">
        <w:rPr>
          <w:rFonts w:hint="cs"/>
          <w:highlight w:val="yellow"/>
          <w:rtl/>
        </w:rPr>
        <w:t xml:space="preserve"> גיליון בטיחות (</w:t>
      </w:r>
      <w:r w:rsidRPr="006075D4">
        <w:rPr>
          <w:rFonts w:hint="cs"/>
          <w:highlight w:val="yellow"/>
        </w:rPr>
        <w:t>S.D.S</w:t>
      </w:r>
      <w:r w:rsidRPr="006075D4">
        <w:rPr>
          <w:rFonts w:hint="cs"/>
          <w:highlight w:val="yellow"/>
          <w:rtl/>
        </w:rPr>
        <w:t>) ובהתאם לחוק</w:t>
      </w:r>
      <w:r w:rsidR="00855F9B" w:rsidRPr="006075D4">
        <w:rPr>
          <w:rFonts w:hint="cs"/>
          <w:highlight w:val="yellow"/>
          <w:rtl/>
        </w:rPr>
        <w:t xml:space="preserve"> ח</w:t>
      </w:r>
      <w:r w:rsidRPr="006075D4">
        <w:rPr>
          <w:rFonts w:hint="cs"/>
          <w:highlight w:val="yellow"/>
          <w:rtl/>
        </w:rPr>
        <w:t xml:space="preserve">ומרים מסוכנים 2302 </w:t>
      </w:r>
      <w:r w:rsidR="009357D8" w:rsidRPr="006075D4">
        <w:rPr>
          <w:rFonts w:hint="cs"/>
          <w:highlight w:val="yellow"/>
          <w:rtl/>
        </w:rPr>
        <w:t xml:space="preserve"> וחוק תיווי וסימון 2303</w:t>
      </w:r>
      <w:r w:rsidR="006247D5" w:rsidRPr="006075D4">
        <w:rPr>
          <w:rFonts w:hint="cs"/>
          <w:highlight w:val="yellow"/>
          <w:rtl/>
        </w:rPr>
        <w:t xml:space="preserve"> כולל תעודת בחינה של בוחן צה"ל</w:t>
      </w:r>
      <w:r w:rsidRPr="006075D4">
        <w:rPr>
          <w:rFonts w:hint="cs"/>
          <w:highlight w:val="yellow"/>
          <w:rtl/>
        </w:rPr>
        <w:t>.</w:t>
      </w:r>
    </w:p>
    <w:p w14:paraId="0D99C728" w14:textId="134FAB69" w:rsidR="00687E41" w:rsidRPr="006075D4" w:rsidRDefault="00687E41" w:rsidP="006B5BAA">
      <w:pPr>
        <w:numPr>
          <w:ilvl w:val="0"/>
          <w:numId w:val="1"/>
        </w:numPr>
        <w:tabs>
          <w:tab w:val="num" w:pos="1275"/>
        </w:tabs>
        <w:spacing w:line="360" w:lineRule="auto"/>
        <w:ind w:left="1133"/>
        <w:jc w:val="both"/>
        <w:rPr>
          <w:b/>
          <w:bCs/>
          <w:highlight w:val="yellow"/>
          <w:u w:val="single"/>
        </w:rPr>
      </w:pPr>
      <w:r w:rsidRPr="006075D4">
        <w:rPr>
          <w:rFonts w:hint="cs"/>
          <w:highlight w:val="yellow"/>
          <w:rtl/>
        </w:rPr>
        <w:t>אספקת ה</w:t>
      </w:r>
      <w:r w:rsidR="006247D5" w:rsidRPr="006075D4">
        <w:rPr>
          <w:rFonts w:hint="cs"/>
          <w:highlight w:val="yellow"/>
          <w:rtl/>
        </w:rPr>
        <w:t>חומרים</w:t>
      </w:r>
      <w:r w:rsidRPr="006075D4">
        <w:rPr>
          <w:rFonts w:hint="cs"/>
          <w:highlight w:val="yellow"/>
          <w:rtl/>
        </w:rPr>
        <w:t xml:space="preserve"> </w:t>
      </w:r>
      <w:r w:rsidR="00634FD5" w:rsidRPr="006075D4">
        <w:rPr>
          <w:rFonts w:hint="cs"/>
          <w:highlight w:val="yellow"/>
          <w:rtl/>
        </w:rPr>
        <w:t xml:space="preserve">ליחידה </w:t>
      </w:r>
      <w:r w:rsidRPr="006075D4">
        <w:rPr>
          <w:rFonts w:hint="cs"/>
          <w:highlight w:val="yellow"/>
          <w:rtl/>
        </w:rPr>
        <w:t xml:space="preserve">תתבצע מול </w:t>
      </w:r>
      <w:r w:rsidR="00D417C5" w:rsidRPr="006075D4">
        <w:rPr>
          <w:highlight w:val="yellow"/>
          <w:rtl/>
        </w:rPr>
        <w:t xml:space="preserve">נציג היחידה, ששמו צוין על גבי </w:t>
      </w:r>
      <w:r w:rsidR="006B5BAA" w:rsidRPr="006075D4">
        <w:rPr>
          <w:rFonts w:hint="cs"/>
          <w:highlight w:val="yellow"/>
          <w:rtl/>
        </w:rPr>
        <w:t xml:space="preserve">ההזמנה </w:t>
      </w:r>
      <w:r w:rsidR="00D417C5" w:rsidRPr="006075D4">
        <w:rPr>
          <w:highlight w:val="yellow"/>
          <w:rtl/>
        </w:rPr>
        <w:t xml:space="preserve"> או נציג מטעמו, כנגד הצגת תעודה מזהה (תעודה מזהה תחשב: תעודת חוגר,</w:t>
      </w:r>
      <w:r w:rsidR="00FF7D0F" w:rsidRPr="006075D4">
        <w:rPr>
          <w:rFonts w:hint="cs"/>
          <w:highlight w:val="yellow"/>
          <w:rtl/>
        </w:rPr>
        <w:t xml:space="preserve"> </w:t>
      </w:r>
      <w:r w:rsidR="00D417C5" w:rsidRPr="006075D4">
        <w:rPr>
          <w:highlight w:val="yellow"/>
          <w:rtl/>
        </w:rPr>
        <w:t>נגד או קצין, תעודת אזרח עובד צה"ל או תעודת מילואים)</w:t>
      </w:r>
      <w:r w:rsidR="009357D8" w:rsidRPr="006075D4">
        <w:rPr>
          <w:rFonts w:hint="cs"/>
          <w:highlight w:val="yellow"/>
          <w:rtl/>
        </w:rPr>
        <w:t xml:space="preserve"> </w:t>
      </w:r>
      <w:r w:rsidR="00D417C5" w:rsidRPr="006075D4">
        <w:rPr>
          <w:rFonts w:hint="cs"/>
          <w:highlight w:val="yellow"/>
          <w:rtl/>
        </w:rPr>
        <w:t>ו</w:t>
      </w:r>
      <w:r w:rsidRPr="006075D4">
        <w:rPr>
          <w:rFonts w:hint="cs"/>
          <w:highlight w:val="yellow"/>
          <w:rtl/>
        </w:rPr>
        <w:t>תוך ווידוא והתאמת האספקה מול ההזמנה בפועל.</w:t>
      </w:r>
      <w:r w:rsidR="009357D8" w:rsidRPr="006075D4">
        <w:rPr>
          <w:rFonts w:hint="cs"/>
          <w:highlight w:val="yellow"/>
          <w:rtl/>
        </w:rPr>
        <w:t xml:space="preserve"> </w:t>
      </w:r>
      <w:r w:rsidR="002B31D3" w:rsidRPr="006075D4">
        <w:rPr>
          <w:rFonts w:hint="cs"/>
          <w:b/>
          <w:bCs/>
          <w:highlight w:val="yellow"/>
          <w:u w:val="single"/>
          <w:rtl/>
        </w:rPr>
        <w:t>באחריות הספק</w:t>
      </w:r>
      <w:r w:rsidRPr="006075D4">
        <w:rPr>
          <w:rFonts w:hint="cs"/>
          <w:b/>
          <w:bCs/>
          <w:highlight w:val="yellow"/>
          <w:u w:val="single"/>
          <w:rtl/>
        </w:rPr>
        <w:t xml:space="preserve"> להחתים את תעודת המשלוח בחותמת עגולה של   היחידה. במידה והיחידה מושכת את הציוד</w:t>
      </w:r>
      <w:r w:rsidR="00D24AE7" w:rsidRPr="006075D4">
        <w:rPr>
          <w:rFonts w:hint="cs"/>
          <w:b/>
          <w:bCs/>
          <w:highlight w:val="yellow"/>
          <w:u w:val="single"/>
          <w:rtl/>
        </w:rPr>
        <w:t xml:space="preserve"> ישירות</w:t>
      </w:r>
      <w:r w:rsidRPr="006075D4">
        <w:rPr>
          <w:rFonts w:hint="cs"/>
          <w:b/>
          <w:bCs/>
          <w:highlight w:val="yellow"/>
          <w:u w:val="single"/>
          <w:rtl/>
        </w:rPr>
        <w:t xml:space="preserve"> </w:t>
      </w:r>
      <w:r w:rsidR="00F73C63" w:rsidRPr="006075D4">
        <w:rPr>
          <w:rFonts w:hint="cs"/>
          <w:b/>
          <w:bCs/>
          <w:highlight w:val="yellow"/>
          <w:u w:val="single"/>
          <w:rtl/>
        </w:rPr>
        <w:t>מהספק</w:t>
      </w:r>
      <w:r w:rsidRPr="006075D4">
        <w:rPr>
          <w:rFonts w:hint="cs"/>
          <w:b/>
          <w:bCs/>
          <w:highlight w:val="yellow"/>
          <w:u w:val="single"/>
          <w:rtl/>
        </w:rPr>
        <w:t xml:space="preserve">, יש לוודא החתמת תעודת המשלוח בחותמת עגולה של היחידה. </w:t>
      </w:r>
    </w:p>
    <w:p w14:paraId="672B190B" w14:textId="77777777" w:rsidR="00CD5167" w:rsidRPr="006075D4" w:rsidRDefault="00CD5167" w:rsidP="004E0F7F">
      <w:pPr>
        <w:pStyle w:val="ab"/>
        <w:numPr>
          <w:ilvl w:val="1"/>
          <w:numId w:val="21"/>
        </w:numPr>
        <w:spacing w:line="360" w:lineRule="auto"/>
        <w:ind w:left="849" w:hanging="425"/>
        <w:jc w:val="both"/>
        <w:rPr>
          <w:highlight w:val="yellow"/>
        </w:rPr>
      </w:pPr>
      <w:r w:rsidRPr="006075D4">
        <w:rPr>
          <w:highlight w:val="yellow"/>
          <w:rtl/>
        </w:rPr>
        <w:t>הספק נדרש לציין ע"ג תעודת המשלוח ב</w:t>
      </w:r>
      <w:r w:rsidRPr="006075D4">
        <w:rPr>
          <w:rFonts w:hint="cs"/>
          <w:highlight w:val="yellow"/>
          <w:rtl/>
        </w:rPr>
        <w:t xml:space="preserve">אופן </w:t>
      </w:r>
      <w:r w:rsidRPr="006075D4">
        <w:rPr>
          <w:highlight w:val="yellow"/>
          <w:rtl/>
        </w:rPr>
        <w:t>ברור את פרטי</w:t>
      </w:r>
      <w:r w:rsidR="009357D8" w:rsidRPr="006075D4">
        <w:rPr>
          <w:highlight w:val="yellow"/>
          <w:rtl/>
        </w:rPr>
        <w:t xml:space="preserve"> מקבל הציוד: שם, שם משפחה, ת"ז/</w:t>
      </w:r>
      <w:r w:rsidRPr="006075D4">
        <w:rPr>
          <w:highlight w:val="yellow"/>
          <w:rtl/>
        </w:rPr>
        <w:t>מס' אישי ותאריך קבלת הציוד</w:t>
      </w:r>
      <w:r w:rsidRPr="006075D4">
        <w:rPr>
          <w:rFonts w:hint="cs"/>
          <w:highlight w:val="yellow"/>
          <w:rtl/>
        </w:rPr>
        <w:t xml:space="preserve"> כולל חתימה אישית וחותמת</w:t>
      </w:r>
      <w:r w:rsidR="006B5E1A" w:rsidRPr="006075D4">
        <w:rPr>
          <w:rFonts w:hint="cs"/>
          <w:highlight w:val="yellow"/>
          <w:rtl/>
        </w:rPr>
        <w:t xml:space="preserve"> אישית,</w:t>
      </w:r>
      <w:r w:rsidR="00855F9B" w:rsidRPr="006075D4">
        <w:rPr>
          <w:rFonts w:hint="cs"/>
          <w:highlight w:val="yellow"/>
          <w:rtl/>
        </w:rPr>
        <w:t xml:space="preserve"> </w:t>
      </w:r>
      <w:r w:rsidR="006B5E1A" w:rsidRPr="006075D4">
        <w:rPr>
          <w:rFonts w:hint="cs"/>
          <w:highlight w:val="yellow"/>
          <w:rtl/>
        </w:rPr>
        <w:t>בנוסף לחותמת היחידה</w:t>
      </w:r>
      <w:r w:rsidRPr="006075D4">
        <w:rPr>
          <w:highlight w:val="yellow"/>
          <w:rtl/>
        </w:rPr>
        <w:t>.</w:t>
      </w:r>
    </w:p>
    <w:p w14:paraId="7B6C974E" w14:textId="77777777" w:rsidR="0007354C" w:rsidRDefault="0007354C" w:rsidP="00525F87">
      <w:pPr>
        <w:pStyle w:val="2"/>
        <w:spacing w:line="360" w:lineRule="auto"/>
        <w:jc w:val="both"/>
        <w:rPr>
          <w:rFonts w:ascii="Tahoma" w:hAnsi="Tahoma"/>
          <w:szCs w:val="28"/>
          <w:rtl/>
        </w:rPr>
      </w:pPr>
    </w:p>
    <w:p w14:paraId="0FF58326" w14:textId="77777777" w:rsidR="00762AF2" w:rsidRPr="00762AF2" w:rsidRDefault="00762AF2" w:rsidP="00762AF2">
      <w:pPr>
        <w:rPr>
          <w:rtl/>
        </w:rPr>
      </w:pPr>
    </w:p>
    <w:p w14:paraId="58B50D5D" w14:textId="77777777" w:rsidR="000F2E0D" w:rsidRPr="009E708D" w:rsidRDefault="00525F87" w:rsidP="004E0F7F">
      <w:pPr>
        <w:pStyle w:val="2"/>
        <w:numPr>
          <w:ilvl w:val="0"/>
          <w:numId w:val="21"/>
        </w:numPr>
        <w:spacing w:line="360" w:lineRule="auto"/>
        <w:jc w:val="both"/>
        <w:rPr>
          <w:rFonts w:ascii="Tahoma" w:hAnsi="Tahoma"/>
          <w:szCs w:val="28"/>
          <w:highlight w:val="yellow"/>
          <w:rtl/>
        </w:rPr>
      </w:pPr>
      <w:r w:rsidRPr="009E708D">
        <w:rPr>
          <w:rFonts w:ascii="Tahoma" w:hAnsi="Tahoma" w:hint="cs"/>
          <w:szCs w:val="28"/>
          <w:highlight w:val="yellow"/>
          <w:rtl/>
        </w:rPr>
        <w:t>בקרה</w:t>
      </w:r>
    </w:p>
    <w:p w14:paraId="34CE8A58" w14:textId="77777777" w:rsidR="00814A1F" w:rsidRPr="009E708D" w:rsidRDefault="008C0D42" w:rsidP="008D7AE6">
      <w:pPr>
        <w:pStyle w:val="ab"/>
        <w:numPr>
          <w:ilvl w:val="1"/>
          <w:numId w:val="3"/>
        </w:numPr>
        <w:spacing w:line="360" w:lineRule="auto"/>
        <w:jc w:val="both"/>
        <w:rPr>
          <w:rFonts w:ascii="Arial" w:hAnsi="Arial"/>
          <w:highlight w:val="yellow"/>
        </w:rPr>
      </w:pPr>
      <w:r w:rsidRPr="009E708D">
        <w:rPr>
          <w:rFonts w:ascii="Arial" w:hAnsi="Arial" w:hint="cs"/>
          <w:highlight w:val="yellow"/>
          <w:rtl/>
        </w:rPr>
        <w:t xml:space="preserve">הספק </w:t>
      </w:r>
      <w:r w:rsidR="00814A1F" w:rsidRPr="009E708D">
        <w:rPr>
          <w:rFonts w:ascii="Arial" w:hAnsi="Arial" w:hint="cs"/>
          <w:highlight w:val="yellow"/>
          <w:rtl/>
        </w:rPr>
        <w:t>ינהל תיק מעקב על הניפוקים שבוצעו כולל תלונות לקוח ומימוש אחריות ויציג</w:t>
      </w:r>
      <w:r w:rsidR="00C70C63" w:rsidRPr="009E708D">
        <w:rPr>
          <w:rFonts w:ascii="Arial" w:hAnsi="Arial" w:hint="cs"/>
          <w:highlight w:val="yellow"/>
          <w:rtl/>
        </w:rPr>
        <w:t xml:space="preserve"> אותו</w:t>
      </w:r>
      <w:r w:rsidR="00814A1F" w:rsidRPr="009E708D">
        <w:rPr>
          <w:rFonts w:ascii="Arial" w:hAnsi="Arial" w:hint="cs"/>
          <w:highlight w:val="yellow"/>
          <w:rtl/>
        </w:rPr>
        <w:t xml:space="preserve"> בהתאם לדרישת צה"ל/משהב"ט  </w:t>
      </w:r>
      <w:r w:rsidR="00814A1F" w:rsidRPr="009E708D">
        <w:rPr>
          <w:rFonts w:ascii="Arial" w:hAnsi="Arial" w:hint="cs"/>
          <w:b/>
          <w:bCs/>
          <w:highlight w:val="yellow"/>
          <w:rtl/>
        </w:rPr>
        <w:t>כל 6 חודשים</w:t>
      </w:r>
      <w:r w:rsidR="00814A1F" w:rsidRPr="009E708D">
        <w:rPr>
          <w:rFonts w:ascii="Arial" w:hAnsi="Arial" w:hint="cs"/>
          <w:highlight w:val="yellow"/>
          <w:rtl/>
        </w:rPr>
        <w:t>.</w:t>
      </w:r>
    </w:p>
    <w:p w14:paraId="729E1879" w14:textId="77777777" w:rsidR="00814A1F" w:rsidRPr="009E708D" w:rsidRDefault="007E06E0" w:rsidP="008D7AE6">
      <w:pPr>
        <w:pStyle w:val="ab"/>
        <w:numPr>
          <w:ilvl w:val="1"/>
          <w:numId w:val="3"/>
        </w:numPr>
        <w:spacing w:line="360" w:lineRule="auto"/>
        <w:ind w:left="849" w:hanging="425"/>
        <w:jc w:val="both"/>
        <w:rPr>
          <w:highlight w:val="yellow"/>
        </w:rPr>
      </w:pPr>
      <w:r w:rsidRPr="009E708D">
        <w:rPr>
          <w:rFonts w:ascii="Arial" w:hAnsi="Arial" w:hint="cs"/>
          <w:highlight w:val="yellow"/>
          <w:rtl/>
        </w:rPr>
        <w:t>ל</w:t>
      </w:r>
      <w:r w:rsidR="00814A1F" w:rsidRPr="009E708D">
        <w:rPr>
          <w:rFonts w:ascii="Arial" w:hAnsi="Arial" w:hint="cs"/>
          <w:highlight w:val="yellow"/>
          <w:rtl/>
        </w:rPr>
        <w:t>משהב"ט</w:t>
      </w:r>
      <w:r w:rsidRPr="009E708D">
        <w:rPr>
          <w:rFonts w:ascii="Arial" w:hAnsi="Arial" w:hint="cs"/>
          <w:highlight w:val="yellow"/>
          <w:rtl/>
        </w:rPr>
        <w:t>/נציגי צה"ל</w:t>
      </w:r>
      <w:r w:rsidR="00814A1F" w:rsidRPr="009E708D">
        <w:rPr>
          <w:rFonts w:ascii="Arial" w:hAnsi="Arial" w:hint="cs"/>
          <w:highlight w:val="yellow"/>
          <w:rtl/>
        </w:rPr>
        <w:t xml:space="preserve"> שמורה הזכות לבקר אצל הספק לצורך מעקב ובקרה </w:t>
      </w:r>
      <w:r w:rsidRPr="009E708D">
        <w:rPr>
          <w:rFonts w:ascii="Arial" w:hAnsi="Arial" w:hint="cs"/>
          <w:highlight w:val="yellow"/>
          <w:rtl/>
        </w:rPr>
        <w:t xml:space="preserve"> ל</w:t>
      </w:r>
      <w:r w:rsidR="00814A1F" w:rsidRPr="009E708D">
        <w:rPr>
          <w:rFonts w:ascii="Arial" w:hAnsi="Arial" w:hint="cs"/>
          <w:highlight w:val="yellow"/>
          <w:rtl/>
        </w:rPr>
        <w:t>עמידת הספק</w:t>
      </w:r>
      <w:r w:rsidR="00814A1F" w:rsidRPr="009E708D">
        <w:rPr>
          <w:rFonts w:hint="cs"/>
          <w:highlight w:val="yellow"/>
          <w:rtl/>
        </w:rPr>
        <w:t xml:space="preserve"> בתנאי המכרז. </w:t>
      </w:r>
    </w:p>
    <w:p w14:paraId="361DD73D" w14:textId="77777777" w:rsidR="0007354C" w:rsidRPr="009E708D" w:rsidRDefault="0007354C" w:rsidP="00525F87">
      <w:pPr>
        <w:pStyle w:val="2"/>
        <w:spacing w:line="360" w:lineRule="auto"/>
        <w:jc w:val="both"/>
        <w:rPr>
          <w:rFonts w:ascii="Tahoma" w:hAnsi="Tahoma"/>
          <w:szCs w:val="28"/>
          <w:highlight w:val="yellow"/>
          <w:rtl/>
        </w:rPr>
      </w:pPr>
    </w:p>
    <w:p w14:paraId="31D70D9C" w14:textId="77777777" w:rsidR="00814A1F" w:rsidRPr="009E708D" w:rsidRDefault="00525F87" w:rsidP="004E0F7F">
      <w:pPr>
        <w:pStyle w:val="2"/>
        <w:numPr>
          <w:ilvl w:val="0"/>
          <w:numId w:val="21"/>
        </w:numPr>
        <w:spacing w:line="360" w:lineRule="auto"/>
        <w:jc w:val="both"/>
        <w:rPr>
          <w:rFonts w:ascii="Tahoma" w:hAnsi="Tahoma"/>
          <w:szCs w:val="28"/>
          <w:highlight w:val="yellow"/>
          <w:rtl/>
        </w:rPr>
      </w:pPr>
      <w:r w:rsidRPr="009E708D">
        <w:rPr>
          <w:rFonts w:ascii="Tahoma" w:hAnsi="Tahoma" w:hint="cs"/>
          <w:szCs w:val="28"/>
          <w:highlight w:val="yellow"/>
          <w:rtl/>
        </w:rPr>
        <w:t>ב</w:t>
      </w:r>
      <w:r w:rsidRPr="009E708D">
        <w:rPr>
          <w:rFonts w:ascii="Tahoma" w:hAnsi="Tahoma" w:hint="eastAsia"/>
          <w:szCs w:val="28"/>
          <w:highlight w:val="yellow"/>
          <w:rtl/>
        </w:rPr>
        <w:t>יטחון</w:t>
      </w:r>
      <w:r w:rsidRPr="009E708D">
        <w:rPr>
          <w:rFonts w:ascii="Tahoma" w:hAnsi="Tahoma"/>
          <w:szCs w:val="28"/>
          <w:highlight w:val="yellow"/>
          <w:rtl/>
        </w:rPr>
        <w:t xml:space="preserve"> </w:t>
      </w:r>
      <w:r w:rsidRPr="009E708D">
        <w:rPr>
          <w:rFonts w:ascii="Tahoma" w:hAnsi="Tahoma" w:hint="eastAsia"/>
          <w:szCs w:val="28"/>
          <w:highlight w:val="yellow"/>
          <w:rtl/>
        </w:rPr>
        <w:t>שדה</w:t>
      </w:r>
      <w:r w:rsidRPr="009E708D">
        <w:rPr>
          <w:rFonts w:ascii="Tahoma" w:hAnsi="Tahoma"/>
          <w:szCs w:val="28"/>
          <w:highlight w:val="yellow"/>
          <w:rtl/>
        </w:rPr>
        <w:t xml:space="preserve"> </w:t>
      </w:r>
      <w:r w:rsidRPr="009E708D">
        <w:rPr>
          <w:rFonts w:ascii="Tahoma" w:hAnsi="Tahoma" w:hint="eastAsia"/>
          <w:szCs w:val="28"/>
          <w:highlight w:val="yellow"/>
          <w:rtl/>
        </w:rPr>
        <w:t>ואישורי</w:t>
      </w:r>
      <w:r w:rsidRPr="009E708D">
        <w:rPr>
          <w:rFonts w:ascii="Tahoma" w:hAnsi="Tahoma"/>
          <w:szCs w:val="28"/>
          <w:highlight w:val="yellow"/>
          <w:rtl/>
        </w:rPr>
        <w:t xml:space="preserve"> </w:t>
      </w:r>
      <w:r w:rsidRPr="009E708D">
        <w:rPr>
          <w:rFonts w:ascii="Tahoma" w:hAnsi="Tahoma" w:hint="eastAsia"/>
          <w:szCs w:val="28"/>
          <w:highlight w:val="yellow"/>
          <w:rtl/>
        </w:rPr>
        <w:t>כניסה</w:t>
      </w:r>
      <w:r w:rsidRPr="009E708D">
        <w:rPr>
          <w:rFonts w:ascii="Tahoma" w:hAnsi="Tahoma"/>
          <w:szCs w:val="28"/>
          <w:highlight w:val="yellow"/>
          <w:rtl/>
        </w:rPr>
        <w:t xml:space="preserve"> </w:t>
      </w:r>
      <w:r w:rsidRPr="009E708D">
        <w:rPr>
          <w:rFonts w:ascii="Tahoma" w:hAnsi="Tahoma" w:hint="eastAsia"/>
          <w:szCs w:val="28"/>
          <w:highlight w:val="yellow"/>
          <w:rtl/>
        </w:rPr>
        <w:t>למחנות</w:t>
      </w:r>
      <w:r w:rsidRPr="009E708D">
        <w:rPr>
          <w:rFonts w:ascii="Tahoma" w:hAnsi="Tahoma"/>
          <w:szCs w:val="28"/>
          <w:highlight w:val="yellow"/>
          <w:rtl/>
        </w:rPr>
        <w:t xml:space="preserve"> </w:t>
      </w:r>
      <w:r w:rsidRPr="009E708D">
        <w:rPr>
          <w:rFonts w:ascii="Tahoma" w:hAnsi="Tahoma" w:hint="eastAsia"/>
          <w:szCs w:val="28"/>
          <w:highlight w:val="yellow"/>
          <w:rtl/>
        </w:rPr>
        <w:t>צה</w:t>
      </w:r>
      <w:r w:rsidRPr="009E708D">
        <w:rPr>
          <w:rFonts w:ascii="Tahoma" w:hAnsi="Tahoma"/>
          <w:szCs w:val="28"/>
          <w:highlight w:val="yellow"/>
          <w:rtl/>
        </w:rPr>
        <w:t>"ל</w:t>
      </w:r>
    </w:p>
    <w:p w14:paraId="2231FA55" w14:textId="77777777" w:rsidR="00814A1F" w:rsidRPr="009E708D" w:rsidRDefault="00814A1F" w:rsidP="004E0F7F">
      <w:pPr>
        <w:pStyle w:val="ab"/>
        <w:numPr>
          <w:ilvl w:val="1"/>
          <w:numId w:val="21"/>
        </w:numPr>
        <w:spacing w:line="360" w:lineRule="auto"/>
        <w:jc w:val="both"/>
        <w:rPr>
          <w:rFonts w:ascii="Arial" w:hAnsi="Arial"/>
          <w:highlight w:val="yellow"/>
        </w:rPr>
      </w:pPr>
      <w:r w:rsidRPr="009E708D">
        <w:rPr>
          <w:rFonts w:ascii="Arial" w:hAnsi="Arial" w:hint="cs"/>
          <w:highlight w:val="yellow"/>
          <w:rtl/>
        </w:rPr>
        <w:t>נציגי הספק והנהגים המספקים ליחידות צה"ל יהיו בעלי סיווג ביטחוני "שמור" וינפקו להם אישורי כניסה למחנות צה"ל במידת הצורך.</w:t>
      </w:r>
    </w:p>
    <w:p w14:paraId="725D4E7E" w14:textId="77777777" w:rsidR="00814A1F" w:rsidRPr="009E708D" w:rsidRDefault="00814A1F" w:rsidP="004E0F7F">
      <w:pPr>
        <w:pStyle w:val="ab"/>
        <w:numPr>
          <w:ilvl w:val="1"/>
          <w:numId w:val="21"/>
        </w:numPr>
        <w:spacing w:line="360" w:lineRule="auto"/>
        <w:ind w:left="849" w:hanging="425"/>
        <w:jc w:val="both"/>
        <w:rPr>
          <w:rFonts w:ascii="Arial" w:hAnsi="Arial"/>
          <w:highlight w:val="yellow"/>
          <w:rtl/>
        </w:rPr>
      </w:pPr>
      <w:r w:rsidRPr="009E708D">
        <w:rPr>
          <w:rFonts w:ascii="Arial" w:hAnsi="Arial" w:hint="cs"/>
          <w:highlight w:val="yellow"/>
          <w:rtl/>
        </w:rPr>
        <w:t>אספקת ציוד ליחידות בעלות סיווג בטחוני גבוה מ"שמור" תתבצע באחד מהאופנים הבאים:</w:t>
      </w:r>
    </w:p>
    <w:p w14:paraId="009919C9" w14:textId="77777777" w:rsidR="00814A1F" w:rsidRPr="009E708D" w:rsidRDefault="00814A1F" w:rsidP="008D7AE6">
      <w:pPr>
        <w:pStyle w:val="ab"/>
        <w:numPr>
          <w:ilvl w:val="0"/>
          <w:numId w:val="10"/>
        </w:numPr>
        <w:spacing w:line="360" w:lineRule="auto"/>
        <w:jc w:val="both"/>
        <w:rPr>
          <w:highlight w:val="yellow"/>
          <w:rtl/>
        </w:rPr>
      </w:pPr>
      <w:r w:rsidRPr="009E708D">
        <w:rPr>
          <w:rFonts w:hint="cs"/>
          <w:highlight w:val="yellow"/>
          <w:rtl/>
        </w:rPr>
        <w:t>אספקה לבסיס היחידה</w:t>
      </w:r>
      <w:r w:rsidR="00426143" w:rsidRPr="009E708D">
        <w:rPr>
          <w:rFonts w:hint="cs"/>
          <w:highlight w:val="yellow"/>
          <w:rtl/>
        </w:rPr>
        <w:t xml:space="preserve"> </w:t>
      </w:r>
      <w:r w:rsidR="002F016D" w:rsidRPr="009E708D">
        <w:rPr>
          <w:rFonts w:hint="cs"/>
          <w:highlight w:val="yellow"/>
          <w:rtl/>
        </w:rPr>
        <w:t>-</w:t>
      </w:r>
      <w:r w:rsidRPr="009E708D">
        <w:rPr>
          <w:rFonts w:hint="cs"/>
          <w:highlight w:val="yellow"/>
          <w:rtl/>
        </w:rPr>
        <w:t xml:space="preserve"> בכפוף לקבלת אישור כניסה חד</w:t>
      </w:r>
      <w:r w:rsidR="002F016D" w:rsidRPr="009E708D">
        <w:rPr>
          <w:rFonts w:hint="cs"/>
          <w:highlight w:val="yellow"/>
          <w:rtl/>
        </w:rPr>
        <w:t>-</w:t>
      </w:r>
      <w:r w:rsidRPr="009E708D">
        <w:rPr>
          <w:rFonts w:hint="cs"/>
          <w:highlight w:val="yellow"/>
          <w:rtl/>
        </w:rPr>
        <w:t xml:space="preserve">פעמי לצורך ביצוע האספקה. בעת תיאום מועד האספקה מול נציג היחידה, הספק יוודא כי יונפק עבורו אישור כניסה ליחידה לשם ביצוע האספקה. </w:t>
      </w:r>
    </w:p>
    <w:p w14:paraId="0C7ED79D" w14:textId="77777777" w:rsidR="00814A1F" w:rsidRPr="009E708D" w:rsidRDefault="00814A1F" w:rsidP="008D7AE6">
      <w:pPr>
        <w:numPr>
          <w:ilvl w:val="0"/>
          <w:numId w:val="10"/>
        </w:numPr>
        <w:tabs>
          <w:tab w:val="num" w:pos="1275"/>
        </w:tabs>
        <w:spacing w:line="360" w:lineRule="auto"/>
        <w:ind w:left="1133"/>
        <w:jc w:val="both"/>
        <w:rPr>
          <w:highlight w:val="yellow"/>
          <w:rtl/>
        </w:rPr>
      </w:pPr>
      <w:r w:rsidRPr="009E708D">
        <w:rPr>
          <w:rFonts w:hint="cs"/>
          <w:highlight w:val="yellow"/>
          <w:rtl/>
        </w:rPr>
        <w:t>בנק' מפגש מוסכמת בתיאום עם היחידה.</w:t>
      </w:r>
    </w:p>
    <w:p w14:paraId="79226039" w14:textId="77777777" w:rsidR="00814A1F" w:rsidRPr="009E708D" w:rsidRDefault="00814A1F" w:rsidP="004E0F7F">
      <w:pPr>
        <w:pStyle w:val="ab"/>
        <w:numPr>
          <w:ilvl w:val="1"/>
          <w:numId w:val="21"/>
        </w:numPr>
        <w:spacing w:line="360" w:lineRule="auto"/>
        <w:ind w:left="849" w:hanging="425"/>
        <w:jc w:val="both"/>
        <w:rPr>
          <w:rFonts w:ascii="Calibri" w:hAnsi="Calibri"/>
          <w:highlight w:val="yellow"/>
        </w:rPr>
      </w:pPr>
      <w:r w:rsidRPr="009E708D">
        <w:rPr>
          <w:rFonts w:hint="cs"/>
          <w:highlight w:val="yellow"/>
          <w:rtl/>
        </w:rPr>
        <w:lastRenderedPageBreak/>
        <w:t>בכל הנוגע לעובדים של הספק, אשר יועסקו בביצוע הובלות לפי הסכם זה, הספק נדרש כדלקמן:</w:t>
      </w:r>
    </w:p>
    <w:p w14:paraId="36D26D45" w14:textId="77777777" w:rsidR="00814A1F" w:rsidRPr="009E708D" w:rsidRDefault="00814A1F" w:rsidP="008D7AE6">
      <w:pPr>
        <w:pStyle w:val="ab"/>
        <w:numPr>
          <w:ilvl w:val="0"/>
          <w:numId w:val="11"/>
        </w:numPr>
        <w:spacing w:line="360" w:lineRule="auto"/>
        <w:jc w:val="both"/>
        <w:rPr>
          <w:highlight w:val="yellow"/>
        </w:rPr>
      </w:pPr>
      <w:r w:rsidRPr="009E708D">
        <w:rPr>
          <w:rFonts w:hint="cs"/>
          <w:highlight w:val="yellow"/>
          <w:rtl/>
        </w:rPr>
        <w:t>הנהגים נדרשים להיות בעלי אזרחות ישראלית בלבד.</w:t>
      </w:r>
    </w:p>
    <w:p w14:paraId="41B6CA5B" w14:textId="77777777" w:rsidR="00814A1F" w:rsidRPr="009E708D" w:rsidRDefault="00814A1F" w:rsidP="008D7AE6">
      <w:pPr>
        <w:pStyle w:val="ab"/>
        <w:numPr>
          <w:ilvl w:val="0"/>
          <w:numId w:val="11"/>
        </w:numPr>
        <w:tabs>
          <w:tab w:val="num" w:pos="1275"/>
        </w:tabs>
        <w:spacing w:line="360" w:lineRule="auto"/>
        <w:jc w:val="both"/>
        <w:rPr>
          <w:highlight w:val="yellow"/>
        </w:rPr>
      </w:pPr>
      <w:r w:rsidRPr="009E708D">
        <w:rPr>
          <w:rFonts w:hint="cs"/>
          <w:highlight w:val="yellow"/>
          <w:rtl/>
        </w:rPr>
        <w:t>הנהגים נדרשים להיות בעלי הכשר ב</w:t>
      </w:r>
      <w:r w:rsidR="004841BA" w:rsidRPr="009E708D">
        <w:rPr>
          <w:rFonts w:hint="cs"/>
          <w:highlight w:val="yellow"/>
          <w:rtl/>
        </w:rPr>
        <w:t>י</w:t>
      </w:r>
      <w:r w:rsidRPr="009E708D">
        <w:rPr>
          <w:rFonts w:hint="cs"/>
          <w:highlight w:val="yellow"/>
          <w:rtl/>
        </w:rPr>
        <w:t>טחו</w:t>
      </w:r>
      <w:r w:rsidR="004841BA" w:rsidRPr="009E708D">
        <w:rPr>
          <w:rFonts w:hint="cs"/>
          <w:highlight w:val="yellow"/>
          <w:rtl/>
        </w:rPr>
        <w:t>נ</w:t>
      </w:r>
      <w:r w:rsidRPr="009E708D">
        <w:rPr>
          <w:rFonts w:hint="cs"/>
          <w:highlight w:val="yellow"/>
          <w:rtl/>
        </w:rPr>
        <w:t xml:space="preserve">י אישי תקף במשהב"ט לרמת סיווג "שמור" לפחות או כאלה שקיבלו אישור מגורמי ביטחון מתאימים של צה"ל או משהב"ט. </w:t>
      </w:r>
    </w:p>
    <w:p w14:paraId="1C7DDA2E" w14:textId="77777777" w:rsidR="00814A1F" w:rsidRPr="009E708D" w:rsidRDefault="00814A1F" w:rsidP="004E0F7F">
      <w:pPr>
        <w:pStyle w:val="ab"/>
        <w:numPr>
          <w:ilvl w:val="1"/>
          <w:numId w:val="21"/>
        </w:numPr>
        <w:spacing w:line="360" w:lineRule="auto"/>
        <w:ind w:left="849" w:hanging="425"/>
        <w:jc w:val="both"/>
        <w:rPr>
          <w:highlight w:val="yellow"/>
        </w:rPr>
      </w:pPr>
      <w:r w:rsidRPr="009E708D">
        <w:rPr>
          <w:rFonts w:hint="cs"/>
          <w:highlight w:val="yellow"/>
          <w:rtl/>
        </w:rPr>
        <w:t xml:space="preserve">על הספק חל איסור לעשות כל שימוש במאגר הנתונים על יחידות צה"ל למעט לצורך ביצוע הסכם זה, אלא אם ניתן לכך אישור משהב"ט מראש ובכתב. </w:t>
      </w:r>
    </w:p>
    <w:p w14:paraId="2327D760" w14:textId="77777777" w:rsidR="00814A1F" w:rsidRPr="009E708D" w:rsidRDefault="00814A1F" w:rsidP="004E0F7F">
      <w:pPr>
        <w:pStyle w:val="ab"/>
        <w:numPr>
          <w:ilvl w:val="1"/>
          <w:numId w:val="21"/>
        </w:numPr>
        <w:spacing w:line="360" w:lineRule="auto"/>
        <w:ind w:left="849" w:hanging="425"/>
        <w:jc w:val="both"/>
        <w:rPr>
          <w:highlight w:val="yellow"/>
        </w:rPr>
      </w:pPr>
      <w:r w:rsidRPr="009E708D">
        <w:rPr>
          <w:rFonts w:hint="cs"/>
          <w:highlight w:val="yellow"/>
          <w:rtl/>
        </w:rPr>
        <w:t>על הספק להורות לעובדיו המועסקים למתן השירות להתנהג בהתאם לסידורים הביטחוניים הנהוגים במתקן אליו יסופק הציוד.</w:t>
      </w:r>
    </w:p>
    <w:p w14:paraId="4A7E4E59" w14:textId="77777777" w:rsidR="00814A1F" w:rsidRPr="00895D76" w:rsidRDefault="00814A1F" w:rsidP="004E0F7F">
      <w:pPr>
        <w:pStyle w:val="ab"/>
        <w:numPr>
          <w:ilvl w:val="1"/>
          <w:numId w:val="21"/>
        </w:numPr>
        <w:spacing w:line="360" w:lineRule="auto"/>
        <w:ind w:left="849" w:hanging="425"/>
        <w:jc w:val="both"/>
        <w:rPr>
          <w:highlight w:val="yellow"/>
          <w:rtl/>
        </w:rPr>
      </w:pPr>
      <w:r w:rsidRPr="009E708D">
        <w:rPr>
          <w:rFonts w:hint="cs"/>
          <w:highlight w:val="yellow"/>
          <w:rtl/>
        </w:rPr>
        <w:t xml:space="preserve">על הספק לוודא שרישומיו לגבי פרוט הזמנות צה"ל, מיקום היחידות, שמות אנשי הקשר ביחידות, וכל מידע אחר שהגיע אליו במסגרת התקשרות זו ונמצא ברשותו לא </w:t>
      </w:r>
      <w:r w:rsidRPr="00895D76">
        <w:rPr>
          <w:rFonts w:hint="cs"/>
          <w:highlight w:val="yellow"/>
          <w:rtl/>
        </w:rPr>
        <w:t>יגיע לעובדים שאינם קשורים ישירות לשרות האספקה או לכל גורם אחר מחוץ לחברה במהלך תקופת ההתקשרות ולאחריה. פרטים אלה יאופסנו בכספת אשר הנגישות אליה תהיה מוגבלת וממודרת.</w:t>
      </w:r>
    </w:p>
    <w:p w14:paraId="6A908951" w14:textId="77777777" w:rsidR="00814A1F" w:rsidRPr="00525F87" w:rsidRDefault="00814A1F" w:rsidP="00525F87">
      <w:pPr>
        <w:pStyle w:val="a3"/>
        <w:tabs>
          <w:tab w:val="clear" w:pos="4153"/>
          <w:tab w:val="clear" w:pos="8306"/>
        </w:tabs>
        <w:spacing w:line="360" w:lineRule="auto"/>
        <w:jc w:val="both"/>
        <w:rPr>
          <w:rtl/>
        </w:rPr>
      </w:pPr>
    </w:p>
    <w:p w14:paraId="45F0D239" w14:textId="77777777" w:rsidR="00814A1F" w:rsidRPr="00525F87" w:rsidRDefault="00814A1F" w:rsidP="004E0F7F">
      <w:pPr>
        <w:pStyle w:val="2"/>
        <w:numPr>
          <w:ilvl w:val="0"/>
          <w:numId w:val="21"/>
        </w:numPr>
        <w:spacing w:line="360" w:lineRule="auto"/>
        <w:jc w:val="both"/>
        <w:rPr>
          <w:szCs w:val="28"/>
        </w:rPr>
      </w:pPr>
      <w:r w:rsidRPr="00525F87">
        <w:rPr>
          <w:rFonts w:ascii="Tahoma" w:hAnsi="Tahoma" w:hint="eastAsia"/>
          <w:szCs w:val="28"/>
          <w:rtl/>
        </w:rPr>
        <w:t>ח</w:t>
      </w:r>
      <w:r w:rsidR="00426143" w:rsidRPr="00525F87">
        <w:rPr>
          <w:rFonts w:ascii="Tahoma" w:hAnsi="Tahoma" w:hint="cs"/>
          <w:szCs w:val="28"/>
          <w:rtl/>
        </w:rPr>
        <w:t>י</w:t>
      </w:r>
      <w:r w:rsidRPr="00525F87">
        <w:rPr>
          <w:rFonts w:ascii="Tahoma" w:hAnsi="Tahoma" w:hint="eastAsia"/>
          <w:szCs w:val="28"/>
          <w:rtl/>
        </w:rPr>
        <w:t>רום</w:t>
      </w:r>
    </w:p>
    <w:p w14:paraId="42BDC0D4" w14:textId="77777777" w:rsidR="00363E80" w:rsidRPr="001B49AB" w:rsidRDefault="00363E80" w:rsidP="008D7AE6">
      <w:pPr>
        <w:pStyle w:val="ab"/>
        <w:numPr>
          <w:ilvl w:val="0"/>
          <w:numId w:val="12"/>
        </w:numPr>
        <w:spacing w:line="360" w:lineRule="auto"/>
        <w:jc w:val="both"/>
        <w:rPr>
          <w:rFonts w:ascii="Arial" w:hAnsi="Arial"/>
          <w:rtl/>
        </w:rPr>
      </w:pPr>
      <w:r w:rsidRPr="001B49AB">
        <w:rPr>
          <w:rFonts w:ascii="Arial" w:hAnsi="Arial" w:hint="cs"/>
          <w:rtl/>
        </w:rPr>
        <w:t xml:space="preserve">עם הכרזת מצב חירום כפי שמופיע בסעיף הגדרות </w:t>
      </w:r>
      <w:r w:rsidRPr="001B49AB">
        <w:rPr>
          <w:rFonts w:ascii="Arial" w:hAnsi="Arial"/>
          <w:rtl/>
        </w:rPr>
        <w:t>"שעת חירום</w:t>
      </w:r>
      <w:r w:rsidR="00C70C63" w:rsidRPr="001B49AB">
        <w:rPr>
          <w:rFonts w:ascii="Arial" w:hAnsi="Arial" w:hint="cs"/>
          <w:rtl/>
        </w:rPr>
        <w:t>"</w:t>
      </w:r>
      <w:r w:rsidRPr="001B49AB">
        <w:rPr>
          <w:rFonts w:ascii="Arial" w:hAnsi="Arial" w:hint="cs"/>
          <w:rtl/>
        </w:rPr>
        <w:t xml:space="preserve">ו/או מתן הודעה </w:t>
      </w:r>
      <w:r w:rsidR="00010023" w:rsidRPr="001B49AB">
        <w:rPr>
          <w:rFonts w:ascii="Arial" w:hAnsi="Arial" w:hint="cs"/>
          <w:rtl/>
        </w:rPr>
        <w:t xml:space="preserve"> </w:t>
      </w:r>
      <w:r w:rsidRPr="001B49AB">
        <w:rPr>
          <w:rFonts w:ascii="Arial" w:hAnsi="Arial" w:hint="cs"/>
          <w:rtl/>
        </w:rPr>
        <w:t>מצד המשרד-</w:t>
      </w:r>
      <w:r w:rsidRPr="001B49AB">
        <w:rPr>
          <w:rFonts w:ascii="Arial" w:hAnsi="Arial"/>
          <w:rtl/>
        </w:rPr>
        <w:t xml:space="preserve">"מצב </w:t>
      </w:r>
      <w:r w:rsidR="00C70C63" w:rsidRPr="001B49AB">
        <w:rPr>
          <w:rFonts w:ascii="Arial" w:hAnsi="Arial" w:hint="cs"/>
          <w:rtl/>
        </w:rPr>
        <w:t>ביניים</w:t>
      </w:r>
      <w:r w:rsidRPr="001B49AB">
        <w:rPr>
          <w:rFonts w:ascii="Arial" w:hAnsi="Arial"/>
          <w:rtl/>
        </w:rPr>
        <w:t>"</w:t>
      </w:r>
      <w:r w:rsidR="00010023" w:rsidRPr="001B49AB">
        <w:rPr>
          <w:rFonts w:ascii="Arial" w:hAnsi="Arial" w:hint="cs"/>
          <w:rtl/>
        </w:rPr>
        <w:t xml:space="preserve">, נציג המשרד יעדכן טלפונית את איש </w:t>
      </w:r>
      <w:r w:rsidR="002F016D" w:rsidRPr="001B49AB">
        <w:rPr>
          <w:rFonts w:ascii="Arial" w:hAnsi="Arial" w:hint="cs"/>
          <w:rtl/>
        </w:rPr>
        <w:t>הקשר במפעל</w:t>
      </w:r>
      <w:r w:rsidR="00010023" w:rsidRPr="001B49AB">
        <w:rPr>
          <w:rFonts w:ascii="Arial" w:hAnsi="Arial" w:hint="cs"/>
          <w:rtl/>
        </w:rPr>
        <w:t xml:space="preserve"> </w:t>
      </w:r>
      <w:r w:rsidR="00010023" w:rsidRPr="001B49AB">
        <w:rPr>
          <w:rFonts w:ascii="Arial" w:hAnsi="Arial"/>
          <w:rtl/>
        </w:rPr>
        <w:t>אשר יוגדר</w:t>
      </w:r>
      <w:r w:rsidR="00010023" w:rsidRPr="001B49AB">
        <w:rPr>
          <w:rFonts w:ascii="Arial" w:hAnsi="Arial" w:hint="cs"/>
          <w:rtl/>
        </w:rPr>
        <w:t xml:space="preserve"> </w:t>
      </w:r>
      <w:r w:rsidR="00010023" w:rsidRPr="001B49AB">
        <w:rPr>
          <w:rFonts w:ascii="Arial" w:hAnsi="Arial"/>
          <w:rtl/>
        </w:rPr>
        <w:t>לאחר המכרז ופרטי</w:t>
      </w:r>
      <w:r w:rsidR="00010023" w:rsidRPr="001B49AB">
        <w:rPr>
          <w:rFonts w:ascii="Arial" w:hAnsi="Arial" w:hint="cs"/>
          <w:rtl/>
        </w:rPr>
        <w:t>ו</w:t>
      </w:r>
      <w:r w:rsidR="00010023" w:rsidRPr="001B49AB">
        <w:rPr>
          <w:rFonts w:ascii="Arial" w:hAnsi="Arial"/>
          <w:rtl/>
        </w:rPr>
        <w:t xml:space="preserve"> יעברו למנהל משק </w:t>
      </w:r>
      <w:r w:rsidR="000902D2" w:rsidRPr="001B49AB">
        <w:rPr>
          <w:rFonts w:ascii="Arial" w:hAnsi="Arial" w:hint="cs"/>
          <w:rtl/>
        </w:rPr>
        <w:t>במרה"ס</w:t>
      </w:r>
      <w:r w:rsidR="00010023" w:rsidRPr="001B49AB">
        <w:rPr>
          <w:rFonts w:ascii="Arial" w:hAnsi="Arial" w:hint="cs"/>
          <w:rtl/>
        </w:rPr>
        <w:t xml:space="preserve"> ,</w:t>
      </w:r>
      <w:r w:rsidRPr="001B49AB">
        <w:rPr>
          <w:rFonts w:ascii="Arial" w:hAnsi="Arial" w:hint="cs"/>
          <w:rtl/>
        </w:rPr>
        <w:t>על שינוי מצב הכוננות</w:t>
      </w:r>
      <w:r w:rsidR="004841BA" w:rsidRPr="001B49AB">
        <w:rPr>
          <w:rFonts w:ascii="Arial" w:hAnsi="Arial" w:hint="cs"/>
          <w:rtl/>
        </w:rPr>
        <w:t xml:space="preserve"> </w:t>
      </w:r>
      <w:r w:rsidRPr="001B49AB">
        <w:rPr>
          <w:rFonts w:ascii="Arial" w:hAnsi="Arial" w:hint="cs"/>
          <w:rtl/>
        </w:rPr>
        <w:t xml:space="preserve">ובהתאם, נדרש הספק </w:t>
      </w:r>
      <w:r w:rsidR="00010023" w:rsidRPr="001B49AB">
        <w:rPr>
          <w:rFonts w:ascii="Arial" w:hAnsi="Arial" w:hint="cs"/>
          <w:rtl/>
        </w:rPr>
        <w:t>להיער</w:t>
      </w:r>
      <w:r w:rsidR="00010023" w:rsidRPr="001B49AB">
        <w:rPr>
          <w:rFonts w:ascii="Arial" w:hAnsi="Arial" w:hint="eastAsia"/>
          <w:rtl/>
        </w:rPr>
        <w:t>ך</w:t>
      </w:r>
      <w:r w:rsidR="004841BA" w:rsidRPr="001B49AB">
        <w:rPr>
          <w:rFonts w:ascii="Arial" w:hAnsi="Arial" w:hint="cs"/>
          <w:rtl/>
        </w:rPr>
        <w:t xml:space="preserve"> כמפורט בסעיף 7 של סעיף "חבילת שירות".</w:t>
      </w:r>
    </w:p>
    <w:p w14:paraId="049B62FB" w14:textId="77777777" w:rsidR="00814A1F" w:rsidRPr="00525F87" w:rsidRDefault="00814A1F" w:rsidP="00525F87">
      <w:pPr>
        <w:pStyle w:val="a3"/>
        <w:tabs>
          <w:tab w:val="clear" w:pos="4153"/>
          <w:tab w:val="clear" w:pos="8306"/>
        </w:tabs>
        <w:spacing w:line="360" w:lineRule="auto"/>
        <w:jc w:val="both"/>
        <w:rPr>
          <w:rtl/>
        </w:rPr>
      </w:pPr>
    </w:p>
    <w:p w14:paraId="5830E21E" w14:textId="77777777" w:rsidR="00D61346" w:rsidRPr="00525F87" w:rsidRDefault="00814A1F" w:rsidP="004E0F7F">
      <w:pPr>
        <w:pStyle w:val="2"/>
        <w:numPr>
          <w:ilvl w:val="0"/>
          <w:numId w:val="21"/>
        </w:numPr>
        <w:spacing w:line="360" w:lineRule="auto"/>
        <w:jc w:val="both"/>
        <w:rPr>
          <w:rFonts w:ascii="Tahoma" w:hAnsi="Tahoma"/>
          <w:szCs w:val="28"/>
          <w:rtl/>
        </w:rPr>
      </w:pPr>
      <w:r w:rsidRPr="00525F87">
        <w:rPr>
          <w:rFonts w:ascii="Tahoma" w:hAnsi="Tahoma" w:hint="eastAsia"/>
          <w:szCs w:val="28"/>
          <w:rtl/>
        </w:rPr>
        <w:t>תהליכים</w:t>
      </w:r>
      <w:r w:rsidRPr="00525F87">
        <w:rPr>
          <w:rFonts w:ascii="Tahoma" w:hAnsi="Tahoma"/>
          <w:szCs w:val="28"/>
          <w:rtl/>
        </w:rPr>
        <w:t xml:space="preserve"> </w:t>
      </w:r>
      <w:r w:rsidRPr="00525F87">
        <w:rPr>
          <w:rFonts w:ascii="Tahoma" w:hAnsi="Tahoma" w:hint="eastAsia"/>
          <w:szCs w:val="28"/>
          <w:rtl/>
        </w:rPr>
        <w:t>כלליים</w:t>
      </w:r>
    </w:p>
    <w:p w14:paraId="665F75CF" w14:textId="77777777" w:rsidR="00D61346" w:rsidRPr="001B49AB" w:rsidRDefault="00D61346" w:rsidP="008D7AE6">
      <w:pPr>
        <w:pStyle w:val="ab"/>
        <w:numPr>
          <w:ilvl w:val="0"/>
          <w:numId w:val="13"/>
        </w:numPr>
        <w:spacing w:line="360" w:lineRule="auto"/>
        <w:jc w:val="both"/>
        <w:rPr>
          <w:rFonts w:ascii="Arial" w:hAnsi="Arial"/>
          <w:rtl/>
        </w:rPr>
      </w:pPr>
      <w:r w:rsidRPr="001B49AB">
        <w:rPr>
          <w:rFonts w:ascii="Arial" w:hAnsi="Arial"/>
          <w:rtl/>
        </w:rPr>
        <w:t xml:space="preserve">יובהר בזאת שעפ"י הנהלים במערכת הביטחון, יחידות צה"ל אינן רשאיות לרכוש   מהחברה </w:t>
      </w:r>
      <w:r w:rsidR="004841BA" w:rsidRPr="001B49AB">
        <w:rPr>
          <w:rFonts w:ascii="Arial" w:hAnsi="Arial" w:hint="cs"/>
          <w:rtl/>
        </w:rPr>
        <w:t>חומר</w:t>
      </w:r>
      <w:r w:rsidR="000A51BD" w:rsidRPr="001B49AB">
        <w:rPr>
          <w:rFonts w:ascii="Arial" w:hAnsi="Arial" w:hint="cs"/>
          <w:rtl/>
        </w:rPr>
        <w:t xml:space="preserve"> </w:t>
      </w:r>
      <w:r w:rsidR="004841BA" w:rsidRPr="001B49AB">
        <w:rPr>
          <w:rFonts w:ascii="Arial" w:hAnsi="Arial" w:hint="cs"/>
          <w:rtl/>
        </w:rPr>
        <w:t>זה</w:t>
      </w:r>
      <w:r w:rsidRPr="001B49AB">
        <w:rPr>
          <w:rFonts w:ascii="Arial" w:hAnsi="Arial"/>
          <w:rtl/>
        </w:rPr>
        <w:t xml:space="preserve"> באמצעות </w:t>
      </w:r>
      <w:r w:rsidRPr="001B49AB">
        <w:rPr>
          <w:rFonts w:ascii="Arial" w:hAnsi="Arial"/>
          <w:b/>
          <w:bCs/>
          <w:u w:val="single"/>
          <w:rtl/>
        </w:rPr>
        <w:t>טופס 1007</w:t>
      </w:r>
      <w:r w:rsidRPr="001B49AB">
        <w:rPr>
          <w:rFonts w:ascii="Arial" w:hAnsi="Arial" w:hint="cs"/>
          <w:rtl/>
        </w:rPr>
        <w:t xml:space="preserve"> (רכש בהקפה)</w:t>
      </w:r>
      <w:r w:rsidRPr="001B49AB">
        <w:rPr>
          <w:rFonts w:ascii="Arial" w:hAnsi="Arial"/>
          <w:rtl/>
        </w:rPr>
        <w:t>, כל עוד ה</w:t>
      </w:r>
      <w:r w:rsidR="000A51BD" w:rsidRPr="001B49AB">
        <w:rPr>
          <w:rFonts w:ascii="Arial" w:hAnsi="Arial" w:hint="cs"/>
          <w:rtl/>
        </w:rPr>
        <w:t>חומר</w:t>
      </w:r>
      <w:r w:rsidRPr="001B49AB">
        <w:rPr>
          <w:rFonts w:ascii="Arial" w:hAnsi="Arial"/>
          <w:rtl/>
        </w:rPr>
        <w:t xml:space="preserve"> כלול </w:t>
      </w:r>
      <w:r w:rsidR="008920E4" w:rsidRPr="001B49AB">
        <w:rPr>
          <w:rFonts w:ascii="Arial" w:hAnsi="Arial" w:hint="cs"/>
          <w:rtl/>
        </w:rPr>
        <w:t>בהסכם</w:t>
      </w:r>
      <w:r w:rsidR="004841BA" w:rsidRPr="001B49AB">
        <w:rPr>
          <w:rFonts w:ascii="Arial" w:hAnsi="Arial" w:hint="cs"/>
          <w:rtl/>
        </w:rPr>
        <w:t xml:space="preserve"> זה</w:t>
      </w:r>
      <w:r w:rsidRPr="001B49AB">
        <w:rPr>
          <w:rFonts w:ascii="Arial" w:hAnsi="Arial"/>
          <w:rtl/>
        </w:rPr>
        <w:t>. החברה מצידה</w:t>
      </w:r>
      <w:r w:rsidR="00C70C63" w:rsidRPr="001B49AB">
        <w:rPr>
          <w:rFonts w:ascii="Arial" w:hAnsi="Arial" w:hint="cs"/>
          <w:rtl/>
        </w:rPr>
        <w:t xml:space="preserve"> </w:t>
      </w:r>
      <w:r w:rsidRPr="001B49AB">
        <w:rPr>
          <w:rFonts w:ascii="Arial" w:hAnsi="Arial"/>
          <w:rtl/>
        </w:rPr>
        <w:t xml:space="preserve">לא תקבל הזמנות </w:t>
      </w:r>
      <w:r w:rsidR="008920E4" w:rsidRPr="001B49AB">
        <w:rPr>
          <w:rFonts w:ascii="Arial" w:hAnsi="Arial" w:hint="cs"/>
          <w:rtl/>
        </w:rPr>
        <w:t>ל</w:t>
      </w:r>
      <w:r w:rsidR="000A51BD" w:rsidRPr="001B49AB">
        <w:rPr>
          <w:rFonts w:ascii="Arial" w:hAnsi="Arial" w:hint="cs"/>
          <w:rtl/>
        </w:rPr>
        <w:t>חומר</w:t>
      </w:r>
      <w:r w:rsidR="004841BA" w:rsidRPr="001B49AB">
        <w:rPr>
          <w:rFonts w:ascii="Arial" w:hAnsi="Arial" w:hint="cs"/>
          <w:rtl/>
        </w:rPr>
        <w:t xml:space="preserve"> </w:t>
      </w:r>
      <w:r w:rsidR="008920E4" w:rsidRPr="001B49AB">
        <w:rPr>
          <w:rFonts w:ascii="Arial" w:hAnsi="Arial" w:hint="cs"/>
          <w:rtl/>
        </w:rPr>
        <w:t>ה</w:t>
      </w:r>
      <w:r w:rsidR="004841BA" w:rsidRPr="001B49AB">
        <w:rPr>
          <w:rFonts w:ascii="Arial" w:hAnsi="Arial" w:hint="cs"/>
          <w:rtl/>
        </w:rPr>
        <w:t>זה</w:t>
      </w:r>
      <w:r w:rsidRPr="001B49AB">
        <w:rPr>
          <w:rFonts w:ascii="Arial" w:hAnsi="Arial"/>
          <w:rtl/>
        </w:rPr>
        <w:t xml:space="preserve"> בדרך רכש זו</w:t>
      </w:r>
      <w:r w:rsidRPr="001B49AB">
        <w:rPr>
          <w:rFonts w:ascii="Arial" w:hAnsi="Arial" w:hint="cs"/>
          <w:rtl/>
        </w:rPr>
        <w:t xml:space="preserve"> או בכל דרך אחרת שלא במסגרת הסכם זה</w:t>
      </w:r>
      <w:r w:rsidRPr="001B49AB">
        <w:rPr>
          <w:rFonts w:ascii="Arial" w:hAnsi="Arial"/>
          <w:rtl/>
        </w:rPr>
        <w:t>.</w:t>
      </w:r>
    </w:p>
    <w:p w14:paraId="77376907" w14:textId="3844A077" w:rsidR="00D61346" w:rsidRPr="001B49AB" w:rsidRDefault="00D61346" w:rsidP="008D7AE6">
      <w:pPr>
        <w:pStyle w:val="ab"/>
        <w:numPr>
          <w:ilvl w:val="0"/>
          <w:numId w:val="13"/>
        </w:numPr>
        <w:spacing w:line="360" w:lineRule="auto"/>
        <w:jc w:val="both"/>
        <w:rPr>
          <w:rFonts w:ascii="Arial" w:hAnsi="Arial"/>
        </w:rPr>
      </w:pPr>
      <w:r w:rsidRPr="001B49AB">
        <w:rPr>
          <w:rFonts w:ascii="Arial" w:hAnsi="Arial"/>
          <w:rtl/>
        </w:rPr>
        <w:lastRenderedPageBreak/>
        <w:t>תמחור ה</w:t>
      </w:r>
      <w:r w:rsidR="000A51BD" w:rsidRPr="001B49AB">
        <w:rPr>
          <w:rFonts w:ascii="Arial" w:hAnsi="Arial" w:hint="cs"/>
          <w:rtl/>
        </w:rPr>
        <w:t>חומר</w:t>
      </w:r>
      <w:r w:rsidRPr="001B49AB">
        <w:rPr>
          <w:rFonts w:ascii="Arial" w:hAnsi="Arial"/>
          <w:rtl/>
        </w:rPr>
        <w:t xml:space="preserve"> יכלול את </w:t>
      </w:r>
      <w:r w:rsidRPr="001B49AB">
        <w:rPr>
          <w:rFonts w:ascii="Arial" w:hAnsi="Arial"/>
          <w:u w:val="single"/>
          <w:rtl/>
        </w:rPr>
        <w:t>כל</w:t>
      </w:r>
      <w:r w:rsidRPr="001B49AB">
        <w:rPr>
          <w:rFonts w:ascii="Arial" w:hAnsi="Arial"/>
          <w:rtl/>
        </w:rPr>
        <w:t xml:space="preserve"> העלויות הנלוות ל</w:t>
      </w:r>
      <w:r w:rsidR="000A51BD" w:rsidRPr="001B49AB">
        <w:rPr>
          <w:rFonts w:ascii="Arial" w:hAnsi="Arial" w:hint="cs"/>
          <w:rtl/>
        </w:rPr>
        <w:t>חומר</w:t>
      </w:r>
      <w:r w:rsidRPr="001B49AB">
        <w:rPr>
          <w:rFonts w:ascii="Arial" w:hAnsi="Arial"/>
          <w:rtl/>
        </w:rPr>
        <w:t xml:space="preserve"> (עלויות הובלה, אמצעי אריזה</w:t>
      </w:r>
      <w:r w:rsidR="002F016D" w:rsidRPr="001B49AB">
        <w:rPr>
          <w:rFonts w:ascii="Arial" w:hAnsi="Arial" w:hint="cs"/>
          <w:rtl/>
        </w:rPr>
        <w:t xml:space="preserve"> </w:t>
      </w:r>
      <w:r w:rsidR="00E26823">
        <w:rPr>
          <w:rFonts w:ascii="Arial" w:hAnsi="Arial" w:hint="cs"/>
          <w:rtl/>
        </w:rPr>
        <w:t>,משטחים</w:t>
      </w:r>
      <w:r w:rsidRPr="001B49AB">
        <w:rPr>
          <w:rFonts w:ascii="Arial" w:hAnsi="Arial"/>
          <w:rtl/>
        </w:rPr>
        <w:t xml:space="preserve"> </w:t>
      </w:r>
      <w:r w:rsidR="000A51BD" w:rsidRPr="001B49AB">
        <w:rPr>
          <w:rFonts w:ascii="Arial" w:hAnsi="Arial" w:hint="cs"/>
          <w:rtl/>
        </w:rPr>
        <w:t xml:space="preserve">,תיווי </w:t>
      </w:r>
      <w:r w:rsidRPr="001B49AB">
        <w:rPr>
          <w:rFonts w:ascii="Arial" w:hAnsi="Arial"/>
          <w:rtl/>
        </w:rPr>
        <w:t xml:space="preserve">וכו').יובהר כי </w:t>
      </w:r>
      <w:r w:rsidR="007E06E0" w:rsidRPr="001B49AB">
        <w:rPr>
          <w:rFonts w:ascii="Arial" w:hAnsi="Arial" w:hint="cs"/>
          <w:rtl/>
        </w:rPr>
        <w:t>צה"ל</w:t>
      </w:r>
      <w:r w:rsidRPr="001B49AB">
        <w:rPr>
          <w:rFonts w:ascii="Arial" w:hAnsi="Arial"/>
          <w:rtl/>
        </w:rPr>
        <w:t xml:space="preserve"> לא יספק אמצעי אריזה כלשהם לספק הזוכה, ובכלל זה קרטונים ומשטחים.</w:t>
      </w:r>
    </w:p>
    <w:p w14:paraId="23C521CA" w14:textId="77777777" w:rsidR="004F0DBC" w:rsidRDefault="004F0DBC" w:rsidP="004F0DBC">
      <w:pPr>
        <w:pStyle w:val="ab"/>
        <w:spacing w:line="360" w:lineRule="auto"/>
        <w:ind w:left="1209"/>
        <w:jc w:val="both"/>
        <w:rPr>
          <w:rFonts w:ascii="Arial" w:hAnsi="Arial"/>
          <w:rtl/>
        </w:rPr>
      </w:pPr>
    </w:p>
    <w:p w14:paraId="5CADF9C1" w14:textId="77777777" w:rsidR="001B49AB" w:rsidRDefault="001B49AB" w:rsidP="004F0DBC">
      <w:pPr>
        <w:pStyle w:val="ab"/>
        <w:spacing w:line="360" w:lineRule="auto"/>
        <w:ind w:left="1209"/>
        <w:jc w:val="both"/>
        <w:rPr>
          <w:rFonts w:ascii="Arial" w:hAnsi="Arial"/>
          <w:rtl/>
        </w:rPr>
      </w:pPr>
    </w:p>
    <w:p w14:paraId="195343DF" w14:textId="77777777" w:rsidR="001B49AB" w:rsidRDefault="001B49AB" w:rsidP="004F0DBC">
      <w:pPr>
        <w:pStyle w:val="ab"/>
        <w:spacing w:line="360" w:lineRule="auto"/>
        <w:ind w:left="1209"/>
        <w:jc w:val="both"/>
        <w:rPr>
          <w:rFonts w:ascii="Arial" w:hAnsi="Arial"/>
          <w:rtl/>
        </w:rPr>
      </w:pPr>
    </w:p>
    <w:p w14:paraId="2A5F84ED" w14:textId="77777777" w:rsidR="001B49AB" w:rsidRDefault="001B49AB" w:rsidP="004F0DBC">
      <w:pPr>
        <w:pStyle w:val="ab"/>
        <w:spacing w:line="360" w:lineRule="auto"/>
        <w:ind w:left="1209"/>
        <w:jc w:val="both"/>
        <w:rPr>
          <w:rFonts w:ascii="Arial" w:hAnsi="Arial"/>
          <w:rtl/>
        </w:rPr>
      </w:pPr>
    </w:p>
    <w:p w14:paraId="2D7B3371" w14:textId="77777777" w:rsidR="001B49AB" w:rsidRDefault="001B49AB" w:rsidP="004F0DBC">
      <w:pPr>
        <w:pStyle w:val="ab"/>
        <w:spacing w:line="360" w:lineRule="auto"/>
        <w:ind w:left="1209"/>
        <w:jc w:val="both"/>
        <w:rPr>
          <w:rFonts w:ascii="Arial" w:hAnsi="Arial"/>
          <w:rtl/>
        </w:rPr>
      </w:pPr>
    </w:p>
    <w:p w14:paraId="6A714A7E" w14:textId="77777777" w:rsidR="001B49AB" w:rsidRDefault="001B49AB" w:rsidP="004F0DBC">
      <w:pPr>
        <w:pStyle w:val="ab"/>
        <w:spacing w:line="360" w:lineRule="auto"/>
        <w:ind w:left="1209"/>
        <w:jc w:val="both"/>
        <w:rPr>
          <w:rFonts w:ascii="Arial" w:hAnsi="Arial"/>
          <w:rtl/>
        </w:rPr>
      </w:pPr>
    </w:p>
    <w:p w14:paraId="1743B8D0" w14:textId="77777777" w:rsidR="001B49AB" w:rsidRDefault="001B49AB" w:rsidP="004F0DBC">
      <w:pPr>
        <w:pStyle w:val="ab"/>
        <w:spacing w:line="360" w:lineRule="auto"/>
        <w:ind w:left="1209"/>
        <w:jc w:val="both"/>
        <w:rPr>
          <w:rFonts w:ascii="Arial" w:hAnsi="Arial"/>
          <w:rtl/>
        </w:rPr>
      </w:pPr>
    </w:p>
    <w:p w14:paraId="42167D28" w14:textId="3BCCCFBF" w:rsidR="001B49AB" w:rsidRDefault="001B49AB" w:rsidP="004F0DBC">
      <w:pPr>
        <w:pStyle w:val="ab"/>
        <w:spacing w:line="360" w:lineRule="auto"/>
        <w:ind w:left="1209"/>
        <w:jc w:val="both"/>
        <w:rPr>
          <w:rFonts w:ascii="Arial" w:hAnsi="Arial"/>
          <w:rtl/>
        </w:rPr>
      </w:pPr>
    </w:p>
    <w:p w14:paraId="3B4A960C" w14:textId="77777777" w:rsidR="00E26823" w:rsidRPr="00525F87" w:rsidRDefault="00E26823" w:rsidP="004F0DBC">
      <w:pPr>
        <w:pStyle w:val="ab"/>
        <w:spacing w:line="360" w:lineRule="auto"/>
        <w:ind w:left="1209"/>
        <w:jc w:val="both"/>
        <w:rPr>
          <w:rFonts w:ascii="Arial" w:hAnsi="Arial"/>
        </w:rPr>
      </w:pPr>
    </w:p>
    <w:p w14:paraId="73CC3814" w14:textId="77777777" w:rsidR="009F724F" w:rsidRDefault="004F0DBC" w:rsidP="004F0DBC">
      <w:pPr>
        <w:spacing w:line="360" w:lineRule="auto"/>
        <w:jc w:val="center"/>
        <w:rPr>
          <w:b/>
          <w:bCs/>
          <w:u w:val="single"/>
          <w:rtl/>
        </w:rPr>
      </w:pPr>
      <w:r w:rsidRPr="009F724F">
        <w:rPr>
          <w:rFonts w:hint="cs"/>
          <w:b/>
          <w:bCs/>
          <w:u w:val="single"/>
          <w:rtl/>
        </w:rPr>
        <w:t xml:space="preserve">נספח א' </w:t>
      </w:r>
      <w:r>
        <w:rPr>
          <w:b/>
          <w:bCs/>
          <w:u w:val="single"/>
          <w:rtl/>
        </w:rPr>
        <w:t>–</w:t>
      </w:r>
      <w:r w:rsidRPr="009F724F">
        <w:rPr>
          <w:rFonts w:hint="cs"/>
          <w:b/>
          <w:bCs/>
          <w:u w:val="single"/>
          <w:rtl/>
        </w:rPr>
        <w:t xml:space="preserve"> </w:t>
      </w:r>
      <w:r>
        <w:rPr>
          <w:rFonts w:hint="cs"/>
          <w:b/>
          <w:bCs/>
          <w:u w:val="single"/>
          <w:rtl/>
        </w:rPr>
        <w:t>רשימת פריטים</w:t>
      </w:r>
    </w:p>
    <w:p w14:paraId="7C903B37" w14:textId="77777777" w:rsidR="007265C9" w:rsidRDefault="007265C9" w:rsidP="004F0DBC">
      <w:pPr>
        <w:spacing w:line="360" w:lineRule="auto"/>
        <w:jc w:val="center"/>
        <w:rPr>
          <w:rtl/>
        </w:rPr>
      </w:pPr>
    </w:p>
    <w:tbl>
      <w:tblPr>
        <w:bidiVisual/>
        <w:tblW w:w="8720" w:type="dxa"/>
        <w:tblLook w:val="04A0" w:firstRow="1" w:lastRow="0" w:firstColumn="1" w:lastColumn="0" w:noHBand="0" w:noVBand="1"/>
      </w:tblPr>
      <w:tblGrid>
        <w:gridCol w:w="667"/>
        <w:gridCol w:w="1240"/>
        <w:gridCol w:w="2733"/>
        <w:gridCol w:w="720"/>
        <w:gridCol w:w="1640"/>
        <w:gridCol w:w="1720"/>
      </w:tblGrid>
      <w:tr w:rsidR="004F4193" w:rsidRPr="004F4193" w14:paraId="61885D08" w14:textId="77777777" w:rsidTr="004F4193">
        <w:trPr>
          <w:trHeight w:val="885"/>
        </w:trPr>
        <w:tc>
          <w:tcPr>
            <w:tcW w:w="66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BE5D97" w14:textId="77777777" w:rsidR="004F4193" w:rsidRPr="004F4193" w:rsidRDefault="004F4193" w:rsidP="004F4193">
            <w:pPr>
              <w:jc w:val="center"/>
              <w:rPr>
                <w:rFonts w:ascii="Arial" w:hAnsi="Arial" w:cs="Arial"/>
                <w:b/>
                <w:bCs/>
                <w:sz w:val="18"/>
                <w:szCs w:val="18"/>
              </w:rPr>
            </w:pPr>
            <w:r w:rsidRPr="004F4193">
              <w:rPr>
                <w:rFonts w:ascii="Arial" w:hAnsi="Arial" w:cs="Arial"/>
                <w:b/>
                <w:bCs/>
                <w:sz w:val="18"/>
                <w:szCs w:val="18"/>
                <w:rtl/>
              </w:rPr>
              <w:t>מס' סידורי</w:t>
            </w:r>
          </w:p>
        </w:tc>
        <w:tc>
          <w:tcPr>
            <w:tcW w:w="12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19730D" w14:textId="77777777" w:rsidR="004F4193" w:rsidRPr="004F4193" w:rsidRDefault="004F4193" w:rsidP="004F4193">
            <w:pPr>
              <w:jc w:val="center"/>
              <w:rPr>
                <w:rFonts w:ascii="Arial" w:hAnsi="Arial" w:cs="Arial"/>
                <w:b/>
                <w:bCs/>
                <w:sz w:val="18"/>
                <w:szCs w:val="18"/>
                <w:rtl/>
              </w:rPr>
            </w:pPr>
            <w:r w:rsidRPr="004F4193">
              <w:rPr>
                <w:rFonts w:ascii="Arial" w:hAnsi="Arial" w:cs="Arial"/>
                <w:b/>
                <w:bCs/>
                <w:sz w:val="18"/>
                <w:szCs w:val="18"/>
                <w:rtl/>
              </w:rPr>
              <w:t>מק"ט</w:t>
            </w:r>
          </w:p>
        </w:tc>
        <w:tc>
          <w:tcPr>
            <w:tcW w:w="273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5F83AE" w14:textId="77777777" w:rsidR="004F4193" w:rsidRPr="004F4193" w:rsidRDefault="004F4193" w:rsidP="004F4193">
            <w:pPr>
              <w:jc w:val="center"/>
              <w:rPr>
                <w:rFonts w:ascii="Arial" w:hAnsi="Arial" w:cs="Arial"/>
                <w:b/>
                <w:bCs/>
                <w:sz w:val="18"/>
                <w:szCs w:val="18"/>
                <w:rtl/>
              </w:rPr>
            </w:pPr>
            <w:r w:rsidRPr="004F4193">
              <w:rPr>
                <w:rFonts w:ascii="Arial" w:hAnsi="Arial" w:cs="Arial"/>
                <w:b/>
                <w:bCs/>
                <w:sz w:val="18"/>
                <w:szCs w:val="18"/>
                <w:rtl/>
              </w:rPr>
              <w:t>שם פריט</w:t>
            </w:r>
          </w:p>
        </w:tc>
        <w:tc>
          <w:tcPr>
            <w:tcW w:w="7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4B6867" w14:textId="77777777" w:rsidR="004F4193" w:rsidRPr="004F4193" w:rsidRDefault="004F4193" w:rsidP="004F4193">
            <w:pPr>
              <w:jc w:val="center"/>
              <w:rPr>
                <w:rFonts w:ascii="Arial" w:hAnsi="Arial" w:cs="Arial"/>
                <w:b/>
                <w:bCs/>
                <w:sz w:val="18"/>
                <w:szCs w:val="18"/>
                <w:rtl/>
              </w:rPr>
            </w:pPr>
            <w:r w:rsidRPr="004F4193">
              <w:rPr>
                <w:rFonts w:ascii="Arial" w:hAnsi="Arial" w:cs="Arial"/>
                <w:b/>
                <w:bCs/>
                <w:sz w:val="18"/>
                <w:szCs w:val="18"/>
                <w:rtl/>
              </w:rPr>
              <w:t>אומדן צריכה שנתי</w:t>
            </w:r>
          </w:p>
        </w:tc>
        <w:tc>
          <w:tcPr>
            <w:tcW w:w="1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F1081D" w14:textId="77777777" w:rsidR="004F4193" w:rsidRPr="004F4193" w:rsidRDefault="004F4193" w:rsidP="004F4193">
            <w:pPr>
              <w:jc w:val="center"/>
              <w:rPr>
                <w:rFonts w:ascii="Arial" w:hAnsi="Arial" w:cs="Arial"/>
                <w:b/>
                <w:bCs/>
                <w:sz w:val="18"/>
                <w:szCs w:val="18"/>
                <w:rtl/>
              </w:rPr>
            </w:pPr>
            <w:r w:rsidRPr="004F4193">
              <w:rPr>
                <w:rFonts w:ascii="Arial" w:hAnsi="Arial" w:cs="Arial"/>
                <w:b/>
                <w:bCs/>
                <w:sz w:val="18"/>
                <w:szCs w:val="18"/>
                <w:rtl/>
              </w:rPr>
              <w:t>מפרט נס"א/מפרט ייצור</w:t>
            </w:r>
          </w:p>
        </w:tc>
        <w:tc>
          <w:tcPr>
            <w:tcW w:w="17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D1326D" w14:textId="77777777" w:rsidR="004F4193" w:rsidRPr="004F4193" w:rsidRDefault="004F4193" w:rsidP="004F4193">
            <w:pPr>
              <w:jc w:val="center"/>
              <w:rPr>
                <w:rFonts w:ascii="Arial" w:hAnsi="Arial" w:cs="Arial"/>
                <w:b/>
                <w:bCs/>
                <w:sz w:val="18"/>
                <w:szCs w:val="18"/>
                <w:rtl/>
              </w:rPr>
            </w:pPr>
            <w:r w:rsidRPr="004F4193">
              <w:rPr>
                <w:rFonts w:ascii="Arial" w:hAnsi="Arial" w:cs="Arial"/>
                <w:b/>
                <w:bCs/>
                <w:sz w:val="18"/>
                <w:szCs w:val="18"/>
                <w:rtl/>
              </w:rPr>
              <w:t>דף שער מרה"ס</w:t>
            </w:r>
          </w:p>
        </w:tc>
      </w:tr>
      <w:tr w:rsidR="004F4193" w:rsidRPr="004F4193" w14:paraId="28A97FE7"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4765E927" w14:textId="77777777" w:rsidR="004F4193" w:rsidRPr="004F4193" w:rsidRDefault="004F4193" w:rsidP="004F4193">
            <w:pPr>
              <w:bidi w:val="0"/>
              <w:jc w:val="center"/>
              <w:rPr>
                <w:rFonts w:ascii="Arial" w:hAnsi="Arial" w:cs="Arial"/>
                <w:sz w:val="18"/>
                <w:szCs w:val="18"/>
                <w:rtl/>
              </w:rPr>
            </w:pPr>
            <w:r w:rsidRPr="004F4193">
              <w:rPr>
                <w:rFonts w:ascii="Arial" w:hAnsi="Arial" w:cs="Arial"/>
                <w:sz w:val="18"/>
                <w:szCs w:val="18"/>
              </w:rPr>
              <w:t>1</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2BAE5091"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667200091</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59558485"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גומי מיוחד עם שכבת הדבקה 1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40C9C4D9"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5</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17918D34"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11720000860-02</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45E2CB9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37002072600-02</w:t>
            </w:r>
          </w:p>
        </w:tc>
      </w:tr>
      <w:tr w:rsidR="004F4193" w:rsidRPr="004F4193" w14:paraId="7FFFC3F4"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099C9A2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2</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57D2D72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667200130</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4E95FA11"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גומי מיוחד עם שכבת הדבקה 2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6AA74FC4"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500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2FABFA21"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11720000860-04</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73A79B5A"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37002072600-04</w:t>
            </w:r>
          </w:p>
        </w:tc>
      </w:tr>
      <w:tr w:rsidR="004F4193" w:rsidRPr="004F4193" w14:paraId="41D54A7C"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120D5603"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24A979F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667200172</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14B9FB5D"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גומי מיוחד עם שכבת הדבקה 4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3DECDC74"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5</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42D2146C"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11720000860-07</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10665B9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37002072600-07</w:t>
            </w:r>
          </w:p>
        </w:tc>
      </w:tr>
      <w:tr w:rsidR="004F4193" w:rsidRPr="004F4193" w14:paraId="21B6BA5B"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2E97569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4</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7EE15C4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667200199</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269F15CC"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גומי מיוחד עם שכבת הדבקה 6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4013F785"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5</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590B7CE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11720000860-09</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28C4D1F0"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37002072600-09</w:t>
            </w:r>
          </w:p>
        </w:tc>
      </w:tr>
      <w:tr w:rsidR="004F4193" w:rsidRPr="004F4193" w14:paraId="4711D3BF"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7A180A8C"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5</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0759A6BB"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667200296</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155E0FCE"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גומי מיוחד מחוספס  1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54910A55"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5B463711"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11720000860-16</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2FBB7F5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37002072600-16</w:t>
            </w:r>
          </w:p>
        </w:tc>
      </w:tr>
      <w:tr w:rsidR="004F4193" w:rsidRPr="004F4193" w14:paraId="3C601DF4"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11F532BC"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06A822C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667200407</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7B4BD767"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גומי מיוחד מחוספס  2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27938ED1"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40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62DAC044"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11720000860-18</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7D0ED07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37002072600-18</w:t>
            </w:r>
          </w:p>
        </w:tc>
      </w:tr>
      <w:tr w:rsidR="004F4193" w:rsidRPr="004F4193" w14:paraId="4E501806"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4E69E073"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7</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4ED46834"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667200415</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45AE7738"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גומי מיוחד מחוספס  2.5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51208180"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7</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6714E364"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11720000860-19</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27644FA4"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37002072600-19</w:t>
            </w:r>
          </w:p>
        </w:tc>
      </w:tr>
      <w:tr w:rsidR="004F4193" w:rsidRPr="004F4193" w14:paraId="473A0799"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71B6890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8</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02B3AC23"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667200423</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41DF5F0E"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גומי מיוחד מחוספס  3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314E799A"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200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2A9BC770"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11720000860-20</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353ED9E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37002072600-20</w:t>
            </w:r>
          </w:p>
        </w:tc>
      </w:tr>
      <w:tr w:rsidR="004F4193" w:rsidRPr="004F4193" w14:paraId="00E6BF2C"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1842578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9</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4424421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667200431</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3E09203C"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גומי מיוחד מחוספס  4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7F26857E"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20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03DC41F7"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11720000860-21</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33DB58B4"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37002072600-21</w:t>
            </w:r>
          </w:p>
        </w:tc>
      </w:tr>
      <w:tr w:rsidR="004F4193" w:rsidRPr="004F4193" w14:paraId="3C5198DE"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2F409CE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10</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5CD114C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667200440</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5C17E69B"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גומי מיוחד מחוספס  5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1BF6C0A5"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644948D7"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11720000860-22</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6A7C443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37002072600-22</w:t>
            </w:r>
          </w:p>
        </w:tc>
      </w:tr>
      <w:tr w:rsidR="004F4193" w:rsidRPr="004F4193" w14:paraId="222EC9D1"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216260E8"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562C591B"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667200458</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7E633CD1"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גומי מיוחד מחוספס  6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4021203A"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51DE261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11720000860-23</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52690698"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37002072600-23</w:t>
            </w:r>
          </w:p>
        </w:tc>
      </w:tr>
      <w:tr w:rsidR="004F4193" w:rsidRPr="004F4193" w14:paraId="08845964"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78010D2C"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12</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5B633E4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667200466</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095A10C7"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גומי מיוחד מחוספס  8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5F425EFC"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1042C85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11720000860-24</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6D0C361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37002072600-24</w:t>
            </w:r>
          </w:p>
        </w:tc>
      </w:tr>
      <w:tr w:rsidR="004F4193" w:rsidRPr="004F4193" w14:paraId="76FAFB8B"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586611F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13</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5ECD0DB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667200474</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7B95355F"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גומי מיוחד מחוספס  10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262D6750"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15</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36E12DD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11720000860-25</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77A7AF3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37002072600-25</w:t>
            </w:r>
          </w:p>
        </w:tc>
      </w:tr>
      <w:tr w:rsidR="004F4193" w:rsidRPr="004F4193" w14:paraId="23D05DDD"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159106D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14</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77C07657"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667200482</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2D88DAB2"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גומי מיוחד מחוספס  12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763AB880"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5</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45C4FE8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11720000860-26</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3165A74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37002072600-26</w:t>
            </w:r>
          </w:p>
        </w:tc>
      </w:tr>
      <w:tr w:rsidR="004F4193" w:rsidRPr="004F4193" w14:paraId="0C2D3659"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0BADAAC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lastRenderedPageBreak/>
              <w:t>15</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207E20D7"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667200571</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21BE8B95"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גומי מיוחד מחוספס  20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25FDA4CD"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30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0EA825D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11720000860-28</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63C15D8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37002072600-28</w:t>
            </w:r>
          </w:p>
        </w:tc>
      </w:tr>
      <w:tr w:rsidR="004F4193" w:rsidRPr="004F4193" w14:paraId="07477EA2"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3D8A99F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16</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0940B9C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667200610</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13249BA2"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 לוח גומי מיוחד 1 ממ </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7E734521"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100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272FF46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11720000860-30</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75C0FA1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37002072600-30</w:t>
            </w:r>
          </w:p>
        </w:tc>
      </w:tr>
      <w:tr w:rsidR="004F4193" w:rsidRPr="004F4193" w14:paraId="555B3E0D"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5CD1AF8B"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17</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73484527"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667200628</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3691EB52"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 לוח גומי מיוחד 1.5 ממ </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16FD6FE6"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80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13BA8C7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11720000860-31</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76AC919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37002072600-31</w:t>
            </w:r>
          </w:p>
        </w:tc>
      </w:tr>
      <w:tr w:rsidR="004F4193" w:rsidRPr="004F4193" w14:paraId="423946CC"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2868690B"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18</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48928930"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667200636</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38A5C723"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 לוח גומי מיוחד 2 ממ </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4AD5553E"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250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753408F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11720000860-32</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68488C3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37002072600-32</w:t>
            </w:r>
          </w:p>
        </w:tc>
      </w:tr>
      <w:tr w:rsidR="004F4193" w:rsidRPr="004F4193" w14:paraId="7F0F45A4"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2A5DC7E4"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19</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6ACA501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667200520</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6E706404"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 לוח גומי מיוחד 2.5 ממ </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68B9D47A"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30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3C19433B"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11720000860-33</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30351264"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37002072600-33</w:t>
            </w:r>
          </w:p>
        </w:tc>
      </w:tr>
      <w:tr w:rsidR="004F4193" w:rsidRPr="004F4193" w14:paraId="31B3373B"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07EF9114"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20</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0C9D6058"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667200644</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0C85CCAA"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 לוח גומי מיוחד 3 ממ </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04094E2F"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120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74090BE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11720000860-34</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1A1BA5C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37002072600-34</w:t>
            </w:r>
          </w:p>
        </w:tc>
      </w:tr>
      <w:tr w:rsidR="004F4193" w:rsidRPr="004F4193" w14:paraId="1AE2E7C7"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435AA2E8"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21</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07287B4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667200652</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370DC981"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 לוח גומי מיוחד 4 ממ </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26F81FA0"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250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17E1F4B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11720000860-35</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52762E81"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37002072600-35</w:t>
            </w:r>
          </w:p>
        </w:tc>
      </w:tr>
      <w:tr w:rsidR="004F4193" w:rsidRPr="004F4193" w14:paraId="46A32E05"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0DE279C3"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22</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4465F7B8"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667200660</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16DD2B6F"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 לוח גומי מיוחד 5 ממ </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3DD7EFC8"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200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201696D0"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11720000860-36</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1DA4642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37002072600-36</w:t>
            </w:r>
          </w:p>
        </w:tc>
      </w:tr>
      <w:tr w:rsidR="004F4193" w:rsidRPr="004F4193" w14:paraId="62371206"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7D29475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23</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33A2A00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667200679</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00E335FF"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 לוח גומי מיוחד 6 ממ </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279B233F"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100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05A3F6CB"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11720000860-37</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7E3F6C9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37002072600-37</w:t>
            </w:r>
          </w:p>
        </w:tc>
      </w:tr>
      <w:tr w:rsidR="004F4193" w:rsidRPr="004F4193" w14:paraId="79AFE948"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75BB54F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24</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2EB7209C"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667200687</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426ABFD6"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 לוח גומי מיוחד 8 ממ </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144E534E"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80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1BDE93A8"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11720000860-38</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44D34FF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37002072600-38</w:t>
            </w:r>
          </w:p>
        </w:tc>
      </w:tr>
      <w:tr w:rsidR="004F4193" w:rsidRPr="004F4193" w14:paraId="2FD8DBF7"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tcPr>
          <w:p w14:paraId="3C350C27" w14:textId="25ED96C9" w:rsidR="004F4193" w:rsidRPr="004F4193" w:rsidRDefault="004F4193" w:rsidP="004F4193">
            <w:pPr>
              <w:bidi w:val="0"/>
              <w:jc w:val="center"/>
              <w:rPr>
                <w:rFonts w:ascii="Arial" w:hAnsi="Arial" w:cs="Arial"/>
                <w:sz w:val="18"/>
                <w:szCs w:val="18"/>
              </w:rPr>
            </w:pPr>
            <w:r w:rsidRPr="004F4193">
              <w:rPr>
                <w:rFonts w:ascii="Arial" w:hAnsi="Arial" w:cs="Arial"/>
                <w:b/>
                <w:bCs/>
                <w:sz w:val="18"/>
                <w:szCs w:val="18"/>
                <w:rtl/>
              </w:rPr>
              <w:t>מס' סידורי</w:t>
            </w:r>
          </w:p>
        </w:tc>
        <w:tc>
          <w:tcPr>
            <w:tcW w:w="1240" w:type="dxa"/>
            <w:tcBorders>
              <w:top w:val="nil"/>
              <w:left w:val="single" w:sz="4" w:space="0" w:color="auto"/>
              <w:bottom w:val="single" w:sz="4" w:space="0" w:color="auto"/>
              <w:right w:val="single" w:sz="4" w:space="0" w:color="auto"/>
            </w:tcBorders>
            <w:shd w:val="clear" w:color="000000" w:fill="FFFFFF"/>
            <w:noWrap/>
            <w:vAlign w:val="center"/>
          </w:tcPr>
          <w:p w14:paraId="5A2012BA" w14:textId="26BE7669" w:rsidR="004F4193" w:rsidRPr="004F4193" w:rsidRDefault="004F4193" w:rsidP="004F4193">
            <w:pPr>
              <w:bidi w:val="0"/>
              <w:jc w:val="center"/>
              <w:rPr>
                <w:rFonts w:ascii="Arial" w:hAnsi="Arial" w:cs="Arial"/>
                <w:sz w:val="18"/>
                <w:szCs w:val="18"/>
              </w:rPr>
            </w:pPr>
            <w:r w:rsidRPr="004F4193">
              <w:rPr>
                <w:rFonts w:ascii="Arial" w:hAnsi="Arial" w:cs="Arial"/>
                <w:b/>
                <w:bCs/>
                <w:sz w:val="18"/>
                <w:szCs w:val="18"/>
                <w:rtl/>
              </w:rPr>
              <w:t>מק"ט</w:t>
            </w:r>
          </w:p>
        </w:tc>
        <w:tc>
          <w:tcPr>
            <w:tcW w:w="2733" w:type="dxa"/>
            <w:tcBorders>
              <w:top w:val="nil"/>
              <w:left w:val="single" w:sz="4" w:space="0" w:color="auto"/>
              <w:bottom w:val="single" w:sz="4" w:space="0" w:color="auto"/>
              <w:right w:val="single" w:sz="4" w:space="0" w:color="auto"/>
            </w:tcBorders>
            <w:shd w:val="clear" w:color="000000" w:fill="FFFFFF"/>
            <w:vAlign w:val="center"/>
          </w:tcPr>
          <w:p w14:paraId="1B7B4C41" w14:textId="73D1685E" w:rsidR="004F4193" w:rsidRPr="004F4193" w:rsidRDefault="004F4193" w:rsidP="004F4193">
            <w:pPr>
              <w:jc w:val="center"/>
              <w:rPr>
                <w:rFonts w:ascii="Arial" w:hAnsi="Arial" w:cs="Arial"/>
                <w:sz w:val="16"/>
                <w:szCs w:val="16"/>
                <w:rtl/>
              </w:rPr>
            </w:pPr>
            <w:r w:rsidRPr="004F4193">
              <w:rPr>
                <w:rFonts w:ascii="Arial" w:hAnsi="Arial" w:cs="Arial"/>
                <w:b/>
                <w:bCs/>
                <w:sz w:val="18"/>
                <w:szCs w:val="18"/>
                <w:rtl/>
              </w:rPr>
              <w:t>שם פריט</w:t>
            </w:r>
          </w:p>
        </w:tc>
        <w:tc>
          <w:tcPr>
            <w:tcW w:w="720" w:type="dxa"/>
            <w:tcBorders>
              <w:top w:val="nil"/>
              <w:left w:val="single" w:sz="4" w:space="0" w:color="auto"/>
              <w:bottom w:val="single" w:sz="4" w:space="0" w:color="auto"/>
              <w:right w:val="single" w:sz="4" w:space="0" w:color="auto"/>
            </w:tcBorders>
            <w:shd w:val="clear" w:color="000000" w:fill="FFFFFF"/>
            <w:noWrap/>
            <w:vAlign w:val="center"/>
          </w:tcPr>
          <w:p w14:paraId="6429158E" w14:textId="439DD044" w:rsidR="004F4193" w:rsidRPr="004F4193" w:rsidRDefault="004F4193" w:rsidP="004F4193">
            <w:pPr>
              <w:bidi w:val="0"/>
              <w:jc w:val="center"/>
              <w:rPr>
                <w:rFonts w:ascii="Arial" w:hAnsi="Arial" w:cs="Arial"/>
                <w:sz w:val="22"/>
                <w:szCs w:val="22"/>
              </w:rPr>
            </w:pPr>
            <w:r w:rsidRPr="004F4193">
              <w:rPr>
                <w:rFonts w:ascii="Arial" w:hAnsi="Arial" w:cs="Arial"/>
                <w:b/>
                <w:bCs/>
                <w:sz w:val="18"/>
                <w:szCs w:val="18"/>
                <w:rtl/>
              </w:rPr>
              <w:t>אומדן צריכה שנתי</w:t>
            </w:r>
          </w:p>
        </w:tc>
        <w:tc>
          <w:tcPr>
            <w:tcW w:w="1640" w:type="dxa"/>
            <w:tcBorders>
              <w:top w:val="nil"/>
              <w:left w:val="single" w:sz="4" w:space="0" w:color="auto"/>
              <w:bottom w:val="single" w:sz="4" w:space="0" w:color="auto"/>
              <w:right w:val="single" w:sz="4" w:space="0" w:color="auto"/>
            </w:tcBorders>
            <w:shd w:val="clear" w:color="000000" w:fill="FFFFFF"/>
            <w:noWrap/>
            <w:vAlign w:val="center"/>
          </w:tcPr>
          <w:p w14:paraId="172CCE6B" w14:textId="184B8CC2" w:rsidR="004F4193" w:rsidRPr="004F4193" w:rsidRDefault="004F4193" w:rsidP="004F4193">
            <w:pPr>
              <w:bidi w:val="0"/>
              <w:jc w:val="center"/>
              <w:rPr>
                <w:rFonts w:ascii="Arial" w:hAnsi="Arial" w:cs="Arial"/>
                <w:sz w:val="18"/>
                <w:szCs w:val="18"/>
              </w:rPr>
            </w:pPr>
            <w:r w:rsidRPr="004F4193">
              <w:rPr>
                <w:rFonts w:ascii="Arial" w:hAnsi="Arial" w:cs="Arial"/>
                <w:b/>
                <w:bCs/>
                <w:sz w:val="18"/>
                <w:szCs w:val="18"/>
                <w:rtl/>
              </w:rPr>
              <w:t>מפרט נס"א/מפרט ייצור</w:t>
            </w:r>
          </w:p>
        </w:tc>
        <w:tc>
          <w:tcPr>
            <w:tcW w:w="1720" w:type="dxa"/>
            <w:tcBorders>
              <w:top w:val="nil"/>
              <w:left w:val="single" w:sz="4" w:space="0" w:color="auto"/>
              <w:bottom w:val="single" w:sz="4" w:space="0" w:color="auto"/>
              <w:right w:val="single" w:sz="4" w:space="0" w:color="auto"/>
            </w:tcBorders>
            <w:shd w:val="clear" w:color="000000" w:fill="FFFFFF"/>
            <w:noWrap/>
            <w:vAlign w:val="center"/>
          </w:tcPr>
          <w:p w14:paraId="2CF78C94" w14:textId="2563AFF7" w:rsidR="004F4193" w:rsidRPr="004F4193" w:rsidRDefault="004F4193" w:rsidP="004F4193">
            <w:pPr>
              <w:bidi w:val="0"/>
              <w:jc w:val="center"/>
              <w:rPr>
                <w:rFonts w:ascii="Arial" w:hAnsi="Arial" w:cs="Arial"/>
                <w:sz w:val="18"/>
                <w:szCs w:val="18"/>
              </w:rPr>
            </w:pPr>
            <w:r w:rsidRPr="004F4193">
              <w:rPr>
                <w:rFonts w:ascii="Arial" w:hAnsi="Arial" w:cs="Arial"/>
                <w:b/>
                <w:bCs/>
                <w:sz w:val="18"/>
                <w:szCs w:val="18"/>
                <w:rtl/>
              </w:rPr>
              <w:t>דף שער מרה"ס</w:t>
            </w:r>
          </w:p>
        </w:tc>
      </w:tr>
      <w:tr w:rsidR="004F4193" w:rsidRPr="004F4193" w14:paraId="6DE13984"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6C95699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25</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3B009834"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667200695</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20DBCE58"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 לוח גומי מיוחד 10 ממ </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2B87DC70"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45</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16207FB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11720000860-39</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77CF7C51"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37002072600-39</w:t>
            </w:r>
          </w:p>
        </w:tc>
      </w:tr>
      <w:tr w:rsidR="004F4193" w:rsidRPr="004F4193" w14:paraId="72CCC8E4"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7468742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26</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663D48CC"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667200709</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581E9658"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 לוח גומי מיוחד 12 ממ </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287A9ED0"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4</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032B5A2C"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11720000860-40</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312EFDD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37002072600-40</w:t>
            </w:r>
          </w:p>
        </w:tc>
      </w:tr>
      <w:tr w:rsidR="004F4193" w:rsidRPr="004F4193" w14:paraId="4698AAB1"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3543D4FB"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27</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064E684B"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667200814</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0903C730"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 לוח גומי מיוחד 15 ממ </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70FD29EB"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6</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3B3E0007"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11720000860-41</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5493D67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37002072600-41</w:t>
            </w:r>
          </w:p>
        </w:tc>
      </w:tr>
      <w:tr w:rsidR="004F4193" w:rsidRPr="004F4193" w14:paraId="32950AEB"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69D918F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28</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48A0E087"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667200830</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5ED2787A"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 לוח גומי מיוחד 20 ממ </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4B64CD91"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752F0711"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11720000860-42</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282F1DC0"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37002072600-42</w:t>
            </w:r>
          </w:p>
        </w:tc>
      </w:tr>
      <w:tr w:rsidR="004F4193" w:rsidRPr="004F4193" w14:paraId="65F39D3E"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1AD0ADB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29</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52A619BB"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667201101</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4935EE41"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ספוג פוליאוריטן לריפוד בכלי רכב מנהלתיים 10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35020CDB"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36</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2AB3EDD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11720001226-01</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53B871D3"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37M02151400-01</w:t>
            </w:r>
          </w:p>
        </w:tc>
      </w:tr>
      <w:tr w:rsidR="004F4193" w:rsidRPr="004F4193" w14:paraId="3C852384"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4DE43B73"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30</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47C9822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667201110</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18929757"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ספוג פוליאוריטן לריפוד בכלי רכב מנהלתיים 20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4AC4AC89"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280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761BEBF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11720001226-02</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28396284"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37M02151400-02</w:t>
            </w:r>
          </w:p>
        </w:tc>
      </w:tr>
      <w:tr w:rsidR="004F4193" w:rsidRPr="004F4193" w14:paraId="56FADEF9"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5AB05651"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31</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39EC59B0"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667201128</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3B397CDF"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ספוג פוליאוריטן לריפוד בכלי רכב מנהלתיים 30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277838E0"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50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4A2AB640"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11720001226-03</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639E9D0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37M02151400-03</w:t>
            </w:r>
          </w:p>
        </w:tc>
      </w:tr>
      <w:tr w:rsidR="004F4193" w:rsidRPr="004F4193" w14:paraId="263DCF06"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7148D098"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32</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117744C4"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667201136</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2795DC43"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ספוג פוליאוריטן לריפוד בכלי רכב מנהלתיים 40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3B2FADA3"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156</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2F252201"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11720001226-04</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3E96476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37M02151400-04</w:t>
            </w:r>
          </w:p>
        </w:tc>
      </w:tr>
      <w:tr w:rsidR="004F4193" w:rsidRPr="004F4193" w14:paraId="59FA79C3"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2C3BF12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33</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129EFBB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667201144</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782BB588"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ספוג פוליאוריטן לריפוד בכלי רכב מנהלתיים 50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3FE00DA1"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2</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1177B0A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11720001226-05</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37BFF3D8"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37M02151400-05</w:t>
            </w:r>
          </w:p>
        </w:tc>
      </w:tr>
      <w:tr w:rsidR="004F4193" w:rsidRPr="004F4193" w14:paraId="07EE8E9A"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791E14F0"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34</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121638F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667201152</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79954136"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ספוג פוליאוריטן לריפוד בכלי רכב מנהלתיים 60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6DF3A5C2"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30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372AE81B"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11720001226-06</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04172B8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37M02151400-06</w:t>
            </w:r>
          </w:p>
        </w:tc>
      </w:tr>
      <w:tr w:rsidR="004F4193" w:rsidRPr="004F4193" w14:paraId="5DB2476D"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65E15D4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35</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11C40A2B"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667201179</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28C6CEE4"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ספוג </w:t>
            </w:r>
            <w:r w:rsidRPr="004F4193">
              <w:rPr>
                <w:rFonts w:ascii="Arial" w:hAnsi="Arial" w:cs="Arial"/>
                <w:sz w:val="16"/>
                <w:szCs w:val="16"/>
              </w:rPr>
              <w:t>p.v.c</w:t>
            </w:r>
            <w:r w:rsidRPr="004F4193">
              <w:rPr>
                <w:rFonts w:ascii="Arial" w:hAnsi="Arial" w:cs="Arial"/>
                <w:sz w:val="16"/>
                <w:szCs w:val="16"/>
                <w:rtl/>
              </w:rPr>
              <w:t xml:space="preserve"> לריפודים לכלי רכב עם תאי צוות פתוחים 10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6DFBCE4D"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3</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70265921"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11720001226-08</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0A363C41"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37M02151400-08</w:t>
            </w:r>
          </w:p>
        </w:tc>
      </w:tr>
      <w:tr w:rsidR="004F4193" w:rsidRPr="004F4193" w14:paraId="41F52116"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1B6B1B2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36</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76FE93D7"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667201187</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1F7AA109"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ספוג </w:t>
            </w:r>
            <w:r w:rsidRPr="004F4193">
              <w:rPr>
                <w:rFonts w:ascii="Arial" w:hAnsi="Arial" w:cs="Arial"/>
                <w:sz w:val="16"/>
                <w:szCs w:val="16"/>
              </w:rPr>
              <w:t>p.v.c</w:t>
            </w:r>
            <w:r w:rsidRPr="004F4193">
              <w:rPr>
                <w:rFonts w:ascii="Arial" w:hAnsi="Arial" w:cs="Arial"/>
                <w:sz w:val="16"/>
                <w:szCs w:val="16"/>
                <w:rtl/>
              </w:rPr>
              <w:t xml:space="preserve"> לריפודים לכלי רכב עם תאי צוות פתוחים 20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3E80888C"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50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64033820"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11720001226-09</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6A8D189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37M02151400-09</w:t>
            </w:r>
          </w:p>
        </w:tc>
      </w:tr>
      <w:tr w:rsidR="004F4193" w:rsidRPr="004F4193" w14:paraId="6E9035D0"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740326BA"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37F19054"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667201209</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493AA994"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ספוג </w:t>
            </w:r>
            <w:r w:rsidRPr="004F4193">
              <w:rPr>
                <w:rFonts w:ascii="Arial" w:hAnsi="Arial" w:cs="Arial"/>
                <w:sz w:val="16"/>
                <w:szCs w:val="16"/>
              </w:rPr>
              <w:t>p.v.c</w:t>
            </w:r>
            <w:r w:rsidRPr="004F4193">
              <w:rPr>
                <w:rFonts w:ascii="Arial" w:hAnsi="Arial" w:cs="Arial"/>
                <w:sz w:val="16"/>
                <w:szCs w:val="16"/>
                <w:rtl/>
              </w:rPr>
              <w:t xml:space="preserve"> לריפודים לכלי רכב עם תאי צוות פתוחים 30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6A885C0B"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3</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0C400491"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11720001226-10</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0EFBD7B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37M02151400-10</w:t>
            </w:r>
          </w:p>
        </w:tc>
      </w:tr>
      <w:tr w:rsidR="004F4193" w:rsidRPr="004F4193" w14:paraId="102FA6DF"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2D6D69B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38</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597C9253"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667201217</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1B0670FE"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ספוג </w:t>
            </w:r>
            <w:r w:rsidRPr="004F4193">
              <w:rPr>
                <w:rFonts w:ascii="Arial" w:hAnsi="Arial" w:cs="Arial"/>
                <w:sz w:val="16"/>
                <w:szCs w:val="16"/>
              </w:rPr>
              <w:t>p.v.c</w:t>
            </w:r>
            <w:r w:rsidRPr="004F4193">
              <w:rPr>
                <w:rFonts w:ascii="Arial" w:hAnsi="Arial" w:cs="Arial"/>
                <w:sz w:val="16"/>
                <w:szCs w:val="16"/>
                <w:rtl/>
              </w:rPr>
              <w:t xml:space="preserve"> לריפודים לכלי רכב עם תאי צוות פתוחים 40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612976E5"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15</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0EC318F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11720001226-11</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6DA28E07"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37M02151400-11</w:t>
            </w:r>
          </w:p>
        </w:tc>
      </w:tr>
      <w:tr w:rsidR="004F4193" w:rsidRPr="004F4193" w14:paraId="6E191F27"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0F21641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39</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0F09D79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667201799</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079FB045"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ספוג סיליקון דרגה </w:t>
            </w:r>
            <w:r w:rsidRPr="004F4193">
              <w:rPr>
                <w:rFonts w:ascii="Arial" w:hAnsi="Arial" w:cs="Arial"/>
                <w:sz w:val="16"/>
                <w:szCs w:val="16"/>
              </w:rPr>
              <w:t>A</w:t>
            </w:r>
            <w:r w:rsidRPr="004F4193">
              <w:rPr>
                <w:rFonts w:ascii="Arial" w:hAnsi="Arial" w:cs="Arial"/>
                <w:sz w:val="16"/>
                <w:szCs w:val="16"/>
                <w:rtl/>
              </w:rPr>
              <w:t xml:space="preserve">  לכלי רכב עם תאי צוות סגורים "1</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1439EB56"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20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0D05F26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11720001226-14</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3831EB3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37M02151400-14</w:t>
            </w:r>
          </w:p>
        </w:tc>
      </w:tr>
      <w:tr w:rsidR="004F4193" w:rsidRPr="004F4193" w14:paraId="3B0D6A9A"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54CCFF4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40</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5769EDA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667201772</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15D01078"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ספוג סיליקון דרגה </w:t>
            </w:r>
            <w:r w:rsidRPr="004F4193">
              <w:rPr>
                <w:rFonts w:ascii="Arial" w:hAnsi="Arial" w:cs="Arial"/>
                <w:sz w:val="16"/>
                <w:szCs w:val="16"/>
              </w:rPr>
              <w:t>C</w:t>
            </w:r>
            <w:r w:rsidRPr="004F4193">
              <w:rPr>
                <w:rFonts w:ascii="Arial" w:hAnsi="Arial" w:cs="Arial"/>
                <w:sz w:val="16"/>
                <w:szCs w:val="16"/>
                <w:rtl/>
              </w:rPr>
              <w:t xml:space="preserve">  לכלי רכב עם תאי צוות סגורים "5/8</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6A14806A"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2F8F64E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11720001226-15</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2B1E0E0A"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37M02151400-15</w:t>
            </w:r>
          </w:p>
        </w:tc>
      </w:tr>
      <w:tr w:rsidR="004F4193" w:rsidRPr="004F4193" w14:paraId="65F5C155"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0CBF6F0A"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41</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271384F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667201780</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32E193C9"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ספוג סיליקון דרגה </w:t>
            </w:r>
            <w:r w:rsidRPr="004F4193">
              <w:rPr>
                <w:rFonts w:ascii="Arial" w:hAnsi="Arial" w:cs="Arial"/>
                <w:sz w:val="16"/>
                <w:szCs w:val="16"/>
              </w:rPr>
              <w:t>B</w:t>
            </w:r>
            <w:r w:rsidRPr="004F4193">
              <w:rPr>
                <w:rFonts w:ascii="Arial" w:hAnsi="Arial" w:cs="Arial"/>
                <w:sz w:val="16"/>
                <w:szCs w:val="16"/>
                <w:rtl/>
              </w:rPr>
              <w:t xml:space="preserve">  לכלי רכב עם תאי צוות סגורים "1/2</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12EF5080"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6</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01F0071C"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11720001226-16</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704D710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37M02151400-16</w:t>
            </w:r>
          </w:p>
        </w:tc>
      </w:tr>
      <w:tr w:rsidR="004F4193" w:rsidRPr="004F4193" w14:paraId="3D33993B"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2006B5AB"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lastRenderedPageBreak/>
              <w:t>42</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3C742827"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667201764</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4F354180"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ספוג סיליקון דרגה </w:t>
            </w:r>
            <w:r w:rsidRPr="004F4193">
              <w:rPr>
                <w:rFonts w:ascii="Arial" w:hAnsi="Arial" w:cs="Arial"/>
                <w:sz w:val="16"/>
                <w:szCs w:val="16"/>
              </w:rPr>
              <w:t>C</w:t>
            </w:r>
            <w:r w:rsidRPr="004F4193">
              <w:rPr>
                <w:rFonts w:ascii="Arial" w:hAnsi="Arial" w:cs="Arial"/>
                <w:sz w:val="16"/>
                <w:szCs w:val="16"/>
                <w:rtl/>
              </w:rPr>
              <w:t xml:space="preserve">  לכלי רכב עם תאי צוות סגורים "1</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491EA377"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40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3771EF83"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11720001226-17</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28FE41EB"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37M02151400-17</w:t>
            </w:r>
          </w:p>
        </w:tc>
      </w:tr>
      <w:tr w:rsidR="004F4193" w:rsidRPr="004F4193" w14:paraId="71FE90D4"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7F8A437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43</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764C61E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667201284</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6B5419F4"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ספוג סיליקון דרגה </w:t>
            </w:r>
            <w:r w:rsidRPr="004F4193">
              <w:rPr>
                <w:rFonts w:ascii="Arial" w:hAnsi="Arial" w:cs="Arial"/>
                <w:sz w:val="16"/>
                <w:szCs w:val="16"/>
              </w:rPr>
              <w:t>A</w:t>
            </w:r>
            <w:r w:rsidRPr="004F4193">
              <w:rPr>
                <w:rFonts w:ascii="Arial" w:hAnsi="Arial" w:cs="Arial"/>
                <w:sz w:val="16"/>
                <w:szCs w:val="16"/>
                <w:rtl/>
              </w:rPr>
              <w:t xml:space="preserve">  לכלי רכב עם תאי צוות סגורים "3/8</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1474936A"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4</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57480107"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11720001226-18</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005C5A3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37M02151400-18</w:t>
            </w:r>
          </w:p>
        </w:tc>
      </w:tr>
      <w:tr w:rsidR="004F4193" w:rsidRPr="004F4193" w14:paraId="1F5DCB6F"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4E06F77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44</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7C50B8B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667203627</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3FCC3E6B"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ספוג פוליאתילן לאריזות 30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19837035"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20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627452DB"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11720001324-05</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239B7ED7"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37M02150100-05</w:t>
            </w:r>
          </w:p>
        </w:tc>
      </w:tr>
      <w:tr w:rsidR="004F4193" w:rsidRPr="004F4193" w14:paraId="0FDB469F"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6C52262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45</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268FB02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667203643</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7165319D"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ספוג פוליאתילן לאריזות 50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522D3A63"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5</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2C25C69A"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11720001324-07</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4040C53B"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37M02150100-07</w:t>
            </w:r>
          </w:p>
        </w:tc>
      </w:tr>
      <w:tr w:rsidR="004F4193" w:rsidRPr="004F4193" w14:paraId="31860518"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6A31019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46</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7517417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667201047</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183862BB"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גומי ספוגי לריפודים 4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46305F66"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50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48C8A020"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11720002364-01</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53B3BDD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37M05115000-01</w:t>
            </w:r>
          </w:p>
        </w:tc>
      </w:tr>
      <w:tr w:rsidR="004F4193" w:rsidRPr="004F4193" w14:paraId="2BA58B92"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7D7E417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47</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6FA21A3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667201055</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38D5965D"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גומי ספוגי לריפודים 5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74F63F87"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3</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25F024C4"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11720002364-02</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08BF3D7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37M05115000-02</w:t>
            </w:r>
          </w:p>
        </w:tc>
      </w:tr>
      <w:tr w:rsidR="004F4193" w:rsidRPr="004F4193" w14:paraId="29B3CA65"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08E8204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48</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4C2A2AA4"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667201063</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08B2A4EE"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גומי ספוגי לריפודים 6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486DFFA6"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20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3EF55E31"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11720002364-03</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662B644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37M05115000-03</w:t>
            </w:r>
          </w:p>
        </w:tc>
      </w:tr>
      <w:tr w:rsidR="004F4193" w:rsidRPr="004F4193" w14:paraId="32EF99FB"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7168582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49</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4B0B041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667201080</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00A80507"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גומי ספוגי לריפודים 8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48D592E4"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15</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44711B4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11720002364-04</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422F7D88"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37M05115000-04</w:t>
            </w:r>
          </w:p>
        </w:tc>
      </w:tr>
      <w:tr w:rsidR="004F4193" w:rsidRPr="004F4193" w14:paraId="44D5898B"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2CF30847"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50</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02915A5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667201608</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1D42BD0E"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גומי ספוגי לריפודים 10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245B7D95"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60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64ED902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11720002364-05</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08BFE58A"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37M05115000-05</w:t>
            </w:r>
          </w:p>
        </w:tc>
      </w:tr>
      <w:tr w:rsidR="004F4193" w:rsidRPr="004F4193" w14:paraId="374A9C82"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4F0A6BF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51</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5DDDC89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667201659</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2065101D"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גומי ספוגי לריפודים 15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6027F868"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15</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78719FB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11720002364-06</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3A0A46CB"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37M05115000-06</w:t>
            </w:r>
          </w:p>
        </w:tc>
      </w:tr>
      <w:tr w:rsidR="004F4193" w:rsidRPr="004F4193" w14:paraId="72A02678" w14:textId="77777777" w:rsidTr="004F4193">
        <w:trPr>
          <w:trHeight w:val="405"/>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4462FAF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52</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2443E553"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667201705</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5BC16F14"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גומי ספוגי לריפודים 20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26CF2883"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45</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7451DFA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11720002364-07</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03FF4253"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37M05115000-07</w:t>
            </w:r>
          </w:p>
        </w:tc>
      </w:tr>
      <w:tr w:rsidR="004F4193" w:rsidRPr="004F4193" w14:paraId="2E55A6F4" w14:textId="77777777" w:rsidTr="004F4193">
        <w:trPr>
          <w:trHeight w:val="405"/>
        </w:trPr>
        <w:tc>
          <w:tcPr>
            <w:tcW w:w="667" w:type="dxa"/>
            <w:tcBorders>
              <w:top w:val="nil"/>
              <w:left w:val="single" w:sz="4" w:space="0" w:color="auto"/>
              <w:bottom w:val="single" w:sz="4" w:space="0" w:color="auto"/>
              <w:right w:val="single" w:sz="4" w:space="0" w:color="auto"/>
            </w:tcBorders>
            <w:shd w:val="clear" w:color="000000" w:fill="FFFFFF"/>
            <w:noWrap/>
            <w:vAlign w:val="center"/>
          </w:tcPr>
          <w:p w14:paraId="200684CA" w14:textId="2CD4C10C" w:rsidR="004F4193" w:rsidRPr="004F4193" w:rsidRDefault="004F4193" w:rsidP="004F4193">
            <w:pPr>
              <w:bidi w:val="0"/>
              <w:jc w:val="center"/>
              <w:rPr>
                <w:rFonts w:ascii="Arial" w:hAnsi="Arial" w:cs="Arial"/>
                <w:sz w:val="18"/>
                <w:szCs w:val="18"/>
              </w:rPr>
            </w:pPr>
            <w:r w:rsidRPr="004F4193">
              <w:rPr>
                <w:rFonts w:ascii="Arial" w:hAnsi="Arial" w:cs="Arial"/>
                <w:b/>
                <w:bCs/>
                <w:sz w:val="18"/>
                <w:szCs w:val="18"/>
                <w:rtl/>
              </w:rPr>
              <w:t>מס' סידורי</w:t>
            </w:r>
          </w:p>
        </w:tc>
        <w:tc>
          <w:tcPr>
            <w:tcW w:w="1240" w:type="dxa"/>
            <w:tcBorders>
              <w:top w:val="nil"/>
              <w:left w:val="single" w:sz="4" w:space="0" w:color="auto"/>
              <w:bottom w:val="single" w:sz="4" w:space="0" w:color="auto"/>
              <w:right w:val="single" w:sz="4" w:space="0" w:color="auto"/>
            </w:tcBorders>
            <w:shd w:val="clear" w:color="000000" w:fill="FFFFFF"/>
            <w:noWrap/>
            <w:vAlign w:val="center"/>
          </w:tcPr>
          <w:p w14:paraId="3520EA3D" w14:textId="78FEB33C" w:rsidR="004F4193" w:rsidRPr="004F4193" w:rsidRDefault="004F4193" w:rsidP="004F4193">
            <w:pPr>
              <w:bidi w:val="0"/>
              <w:jc w:val="center"/>
              <w:rPr>
                <w:rFonts w:ascii="Arial" w:hAnsi="Arial" w:cs="Arial"/>
                <w:sz w:val="18"/>
                <w:szCs w:val="18"/>
              </w:rPr>
            </w:pPr>
            <w:r w:rsidRPr="004F4193">
              <w:rPr>
                <w:rFonts w:ascii="Arial" w:hAnsi="Arial" w:cs="Arial"/>
                <w:b/>
                <w:bCs/>
                <w:sz w:val="18"/>
                <w:szCs w:val="18"/>
                <w:rtl/>
              </w:rPr>
              <w:t>מק"ט</w:t>
            </w:r>
          </w:p>
        </w:tc>
        <w:tc>
          <w:tcPr>
            <w:tcW w:w="2733" w:type="dxa"/>
            <w:tcBorders>
              <w:top w:val="nil"/>
              <w:left w:val="single" w:sz="4" w:space="0" w:color="auto"/>
              <w:bottom w:val="single" w:sz="4" w:space="0" w:color="auto"/>
              <w:right w:val="single" w:sz="4" w:space="0" w:color="auto"/>
            </w:tcBorders>
            <w:shd w:val="clear" w:color="000000" w:fill="FFFFFF"/>
            <w:vAlign w:val="center"/>
          </w:tcPr>
          <w:p w14:paraId="4AC6EA1F" w14:textId="5E2F08BE" w:rsidR="004F4193" w:rsidRPr="004F4193" w:rsidRDefault="004F4193" w:rsidP="004F4193">
            <w:pPr>
              <w:jc w:val="center"/>
              <w:rPr>
                <w:rFonts w:ascii="Arial" w:hAnsi="Arial" w:cs="Arial"/>
                <w:sz w:val="16"/>
                <w:szCs w:val="16"/>
                <w:rtl/>
              </w:rPr>
            </w:pPr>
            <w:r w:rsidRPr="004F4193">
              <w:rPr>
                <w:rFonts w:ascii="Arial" w:hAnsi="Arial" w:cs="Arial"/>
                <w:b/>
                <w:bCs/>
                <w:sz w:val="18"/>
                <w:szCs w:val="18"/>
                <w:rtl/>
              </w:rPr>
              <w:t>שם פריט</w:t>
            </w:r>
          </w:p>
        </w:tc>
        <w:tc>
          <w:tcPr>
            <w:tcW w:w="720" w:type="dxa"/>
            <w:tcBorders>
              <w:top w:val="nil"/>
              <w:left w:val="single" w:sz="4" w:space="0" w:color="auto"/>
              <w:bottom w:val="single" w:sz="4" w:space="0" w:color="auto"/>
              <w:right w:val="single" w:sz="4" w:space="0" w:color="auto"/>
            </w:tcBorders>
            <w:shd w:val="clear" w:color="000000" w:fill="FFFFFF"/>
            <w:noWrap/>
            <w:vAlign w:val="center"/>
          </w:tcPr>
          <w:p w14:paraId="4C10776F" w14:textId="4D6F5C48" w:rsidR="004F4193" w:rsidRPr="004F4193" w:rsidRDefault="004F4193" w:rsidP="004F4193">
            <w:pPr>
              <w:bidi w:val="0"/>
              <w:jc w:val="center"/>
              <w:rPr>
                <w:rFonts w:ascii="Arial" w:hAnsi="Arial" w:cs="Arial"/>
                <w:sz w:val="22"/>
                <w:szCs w:val="22"/>
              </w:rPr>
            </w:pPr>
            <w:r w:rsidRPr="004F4193">
              <w:rPr>
                <w:rFonts w:ascii="Arial" w:hAnsi="Arial" w:cs="Arial"/>
                <w:b/>
                <w:bCs/>
                <w:sz w:val="18"/>
                <w:szCs w:val="18"/>
                <w:rtl/>
              </w:rPr>
              <w:t>אומדן צריכה שנתי</w:t>
            </w:r>
          </w:p>
        </w:tc>
        <w:tc>
          <w:tcPr>
            <w:tcW w:w="1640" w:type="dxa"/>
            <w:tcBorders>
              <w:top w:val="nil"/>
              <w:left w:val="single" w:sz="4" w:space="0" w:color="auto"/>
              <w:bottom w:val="single" w:sz="4" w:space="0" w:color="auto"/>
              <w:right w:val="single" w:sz="4" w:space="0" w:color="auto"/>
            </w:tcBorders>
            <w:shd w:val="clear" w:color="000000" w:fill="FFFFFF"/>
            <w:noWrap/>
            <w:vAlign w:val="center"/>
          </w:tcPr>
          <w:p w14:paraId="2EC2C4CD" w14:textId="44340847" w:rsidR="004F4193" w:rsidRPr="004F4193" w:rsidRDefault="004F4193" w:rsidP="004F4193">
            <w:pPr>
              <w:bidi w:val="0"/>
              <w:jc w:val="center"/>
              <w:rPr>
                <w:rFonts w:ascii="Arial" w:hAnsi="Arial" w:cs="Arial"/>
                <w:sz w:val="18"/>
                <w:szCs w:val="18"/>
              </w:rPr>
            </w:pPr>
            <w:r w:rsidRPr="004F4193">
              <w:rPr>
                <w:rFonts w:ascii="Arial" w:hAnsi="Arial" w:cs="Arial"/>
                <w:b/>
                <w:bCs/>
                <w:sz w:val="18"/>
                <w:szCs w:val="18"/>
                <w:rtl/>
              </w:rPr>
              <w:t>מפרט נס"א/מפרט ייצור</w:t>
            </w:r>
          </w:p>
        </w:tc>
        <w:tc>
          <w:tcPr>
            <w:tcW w:w="1720" w:type="dxa"/>
            <w:tcBorders>
              <w:top w:val="nil"/>
              <w:left w:val="single" w:sz="4" w:space="0" w:color="auto"/>
              <w:bottom w:val="single" w:sz="4" w:space="0" w:color="auto"/>
              <w:right w:val="single" w:sz="4" w:space="0" w:color="auto"/>
            </w:tcBorders>
            <w:shd w:val="clear" w:color="000000" w:fill="FFFFFF"/>
            <w:noWrap/>
            <w:vAlign w:val="center"/>
          </w:tcPr>
          <w:p w14:paraId="0104C066" w14:textId="1B2E68A2" w:rsidR="004F4193" w:rsidRPr="004F4193" w:rsidRDefault="004F4193" w:rsidP="004F4193">
            <w:pPr>
              <w:bidi w:val="0"/>
              <w:jc w:val="center"/>
              <w:rPr>
                <w:rFonts w:ascii="Arial" w:hAnsi="Arial" w:cs="Arial"/>
                <w:sz w:val="18"/>
                <w:szCs w:val="18"/>
              </w:rPr>
            </w:pPr>
            <w:r w:rsidRPr="004F4193">
              <w:rPr>
                <w:rFonts w:ascii="Arial" w:hAnsi="Arial" w:cs="Arial"/>
                <w:b/>
                <w:bCs/>
                <w:sz w:val="18"/>
                <w:szCs w:val="18"/>
                <w:rtl/>
              </w:rPr>
              <w:t>דף שער מרה"ס</w:t>
            </w:r>
          </w:p>
        </w:tc>
      </w:tr>
      <w:tr w:rsidR="004F4193" w:rsidRPr="004F4193" w14:paraId="5CF0FF9D" w14:textId="77777777" w:rsidTr="004F4193">
        <w:trPr>
          <w:trHeight w:val="405"/>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04F0ABE7"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53</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1FFF7C6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667201756</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27538FAC"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גומי ספוגי לריפודים 25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4BBB8BAE"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20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74EA7603"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11720002364-08</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61BE4F31"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37M05115000-08</w:t>
            </w:r>
          </w:p>
        </w:tc>
      </w:tr>
      <w:tr w:rsidR="004F4193" w:rsidRPr="004F4193" w14:paraId="744CB72C"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248B0AB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54</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05260E48"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667201195</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1FFE9BCD"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גומי ספוגי לריפודים 30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05ABD16E"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20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2B8E2727"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11720002364-09</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0780D3D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37M05115000-09</w:t>
            </w:r>
          </w:p>
        </w:tc>
      </w:tr>
      <w:tr w:rsidR="004F4193" w:rsidRPr="004F4193" w14:paraId="20623241"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3E1C16C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55</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56A2E3FA"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667201403</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4210C82F"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גומי ספוגי לריפודים 40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18DC8F2A"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40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606CFACC"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11720002364-10</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4FDE5B5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37M05115000-10</w:t>
            </w:r>
          </w:p>
        </w:tc>
      </w:tr>
      <w:tr w:rsidR="004F4193" w:rsidRPr="004F4193" w14:paraId="71CFA2FF"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722EBCC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56</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060E18D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667201500</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65DB6FBB"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גומי ספוגי לריפודים 50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2E5A364C"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55E1C18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11720002364-11</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50CA093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37M05115000-11</w:t>
            </w:r>
          </w:p>
        </w:tc>
      </w:tr>
      <w:tr w:rsidR="004F4193" w:rsidRPr="004F4193" w14:paraId="709DED25"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45ACF6B0"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57</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1780A711"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667212138</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3D95E495"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אטימה נטול אסבסט 0.5 מ"מ ,מידות 2*1.5 מטר</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3A6F04D1"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15</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501893DA"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11720001621-01</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59ECE870"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37M00001657-01</w:t>
            </w:r>
          </w:p>
        </w:tc>
      </w:tr>
      <w:tr w:rsidR="004F4193" w:rsidRPr="004F4193" w14:paraId="46EFD210"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759FAA2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58</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0950D61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667212146</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7D331F47"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אטימה נטול אסבסט 0.8 מ"מ ,מידות 2*1.5 מטר</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2D43D397"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4</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1E1917C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11720001621-02</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43B30C68"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37M00001657-02</w:t>
            </w:r>
          </w:p>
        </w:tc>
      </w:tr>
      <w:tr w:rsidR="004F4193" w:rsidRPr="004F4193" w14:paraId="0C63B4FD"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795A994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59</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23B86250"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667212170</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73A05F37"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אטימה נטול אסבסט 2 מ"מ ,מידות 2*1.5 מטר</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6A71BE1C"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3</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28971F33"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11720001621-03</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4894B800"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37M00001657-03</w:t>
            </w:r>
          </w:p>
        </w:tc>
      </w:tr>
      <w:tr w:rsidR="004F4193" w:rsidRPr="004F4193" w14:paraId="4D117BD0" w14:textId="77777777" w:rsidTr="004F4193">
        <w:trPr>
          <w:trHeight w:val="402"/>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68231158"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60</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245D4918"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667201322</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29C9D551"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בד כותנה מצופה חסין אש,גליל 25 מטר</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3F0955B9"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150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642A771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11720004228-01</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4C289CBA"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37M02188500-01</w:t>
            </w:r>
          </w:p>
        </w:tc>
      </w:tr>
      <w:tr w:rsidR="004F4193" w:rsidRPr="004F4193" w14:paraId="3B77F508"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32C7B82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61</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32F05EA0"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667204143</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4A6AEB47"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לוח גומי מחוזק אריג,עם סיבי קורד 10 מ"מ</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02D0E3C1"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15</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22BE183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11720002342-01</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71B4ADA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37000001788-01</w:t>
            </w:r>
          </w:p>
        </w:tc>
      </w:tr>
      <w:tr w:rsidR="004F4193" w:rsidRPr="004F4193" w14:paraId="19EF7692"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0400017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62</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0F44BF4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667240018</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5B6A84C5"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שעם מגומם לאטימה 1.5 מ"מ, מידות הלוח 1*1 מטר</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20745714"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12</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2A3D681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36M05115101-02</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10D0162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36M05115100-02</w:t>
            </w:r>
          </w:p>
        </w:tc>
      </w:tr>
      <w:tr w:rsidR="004F4193" w:rsidRPr="004F4193" w14:paraId="761941CA"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12A477B0"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63</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4A905AB3"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667240034</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1EF474F9"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שעם מגומם לאטימה 3 מ"מ, מידות הלוח 1*1 מטר</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2338362C"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5</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3E82F4E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36M05115101-04</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40FAF1C1"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36M05115100-04</w:t>
            </w:r>
          </w:p>
        </w:tc>
      </w:tr>
      <w:tr w:rsidR="004F4193" w:rsidRPr="004F4193" w14:paraId="0C039AAF" w14:textId="77777777" w:rsidTr="004F4193">
        <w:trPr>
          <w:trHeight w:val="450"/>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41FDE9E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64</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45041991"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667240050</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49559BCD"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שעם מגומם לאטימה 5 מ"מ, מידות הלוח 1*1 מטר</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7446F64A"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5</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61636785"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36M05115101-05</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3D87563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36M05115100-05</w:t>
            </w:r>
          </w:p>
        </w:tc>
      </w:tr>
      <w:tr w:rsidR="004F4193" w:rsidRPr="004F4193" w14:paraId="5693B910" w14:textId="77777777" w:rsidTr="004F4193">
        <w:trPr>
          <w:trHeight w:val="285"/>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0151D41D"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65</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3B431A47"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667204330</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1853E30C"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מוט גומי קשה 15 מ"מ </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653A0CB6"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90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7F069BA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36003342701-01</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3B8E20F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36003342700-01</w:t>
            </w:r>
          </w:p>
        </w:tc>
      </w:tr>
      <w:tr w:rsidR="004F4193" w:rsidRPr="004F4193" w14:paraId="7808B4B1" w14:textId="77777777" w:rsidTr="004F4193">
        <w:trPr>
          <w:trHeight w:val="285"/>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7C2F750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43A95BB1"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667211000</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532F8086"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סיבן צמחי 0.4 מ"מ,מידת הלוח 1*1 מטר</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60626BBF"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5</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3ACC5AC6"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36M05114901-01</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4CC33658"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36M05114900-01</w:t>
            </w:r>
          </w:p>
        </w:tc>
      </w:tr>
      <w:tr w:rsidR="004F4193" w:rsidRPr="004F4193" w14:paraId="64DF75FF" w14:textId="77777777" w:rsidTr="004F4193">
        <w:trPr>
          <w:trHeight w:val="285"/>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0108EBA2"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67</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4E4446BF"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667211026</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2C5ADD43"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סיבן צמחי 0.8 מ"מ,מידת הלוח 1*1 מטר</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34E72A68"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25</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2352B42B"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36M05114901-02</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36D6AE0A"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36M05114900-02</w:t>
            </w:r>
          </w:p>
        </w:tc>
      </w:tr>
      <w:tr w:rsidR="004F4193" w:rsidRPr="004F4193" w14:paraId="144EEF38" w14:textId="77777777" w:rsidTr="004F4193">
        <w:trPr>
          <w:trHeight w:val="285"/>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6BBE929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68</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090AE50E"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667234034</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02020C1A"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לבד אפור בינוני 4 מ"מ </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2396F5E6"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20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716431BA" w14:textId="77777777" w:rsidR="004F4193" w:rsidRPr="004F4193" w:rsidRDefault="004F4193" w:rsidP="004F4193">
            <w:pPr>
              <w:bidi w:val="0"/>
              <w:jc w:val="center"/>
              <w:rPr>
                <w:rFonts w:ascii="Arial" w:hAnsi="Arial" w:cs="Arial"/>
                <w:color w:val="000000"/>
                <w:sz w:val="18"/>
                <w:szCs w:val="18"/>
              </w:rPr>
            </w:pPr>
            <w:r w:rsidRPr="004F4193">
              <w:rPr>
                <w:rFonts w:ascii="Arial" w:hAnsi="Arial" w:cs="Arial"/>
                <w:color w:val="000000"/>
                <w:sz w:val="18"/>
                <w:szCs w:val="18"/>
              </w:rPr>
              <w:t>36M05114401-08</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2BD48DC1" w14:textId="77777777" w:rsidR="004F4193" w:rsidRPr="004F4193" w:rsidRDefault="004F4193" w:rsidP="004F4193">
            <w:pPr>
              <w:bidi w:val="0"/>
              <w:jc w:val="center"/>
              <w:rPr>
                <w:rFonts w:ascii="Arial" w:hAnsi="Arial" w:cs="Arial"/>
                <w:color w:val="000000"/>
                <w:sz w:val="18"/>
                <w:szCs w:val="18"/>
              </w:rPr>
            </w:pPr>
            <w:r w:rsidRPr="004F4193">
              <w:rPr>
                <w:rFonts w:ascii="Arial" w:hAnsi="Arial" w:cs="Arial"/>
                <w:color w:val="000000"/>
                <w:sz w:val="18"/>
                <w:szCs w:val="18"/>
              </w:rPr>
              <w:t>36M05114400-08</w:t>
            </w:r>
          </w:p>
        </w:tc>
      </w:tr>
      <w:tr w:rsidR="004F4193" w:rsidRPr="004F4193" w14:paraId="603C8991" w14:textId="77777777" w:rsidTr="004F4193">
        <w:trPr>
          <w:trHeight w:val="285"/>
        </w:trPr>
        <w:tc>
          <w:tcPr>
            <w:tcW w:w="667" w:type="dxa"/>
            <w:tcBorders>
              <w:top w:val="nil"/>
              <w:left w:val="single" w:sz="4" w:space="0" w:color="auto"/>
              <w:bottom w:val="single" w:sz="4" w:space="0" w:color="auto"/>
              <w:right w:val="single" w:sz="4" w:space="0" w:color="auto"/>
            </w:tcBorders>
            <w:shd w:val="clear" w:color="000000" w:fill="FFFFFF"/>
            <w:noWrap/>
            <w:vAlign w:val="center"/>
            <w:hideMark/>
          </w:tcPr>
          <w:p w14:paraId="333C0379"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69</w:t>
            </w:r>
          </w:p>
        </w:tc>
        <w:tc>
          <w:tcPr>
            <w:tcW w:w="1240" w:type="dxa"/>
            <w:tcBorders>
              <w:top w:val="nil"/>
              <w:left w:val="single" w:sz="4" w:space="0" w:color="auto"/>
              <w:bottom w:val="single" w:sz="4" w:space="0" w:color="auto"/>
              <w:right w:val="single" w:sz="4" w:space="0" w:color="auto"/>
            </w:tcBorders>
            <w:shd w:val="clear" w:color="000000" w:fill="FFFFFF"/>
            <w:noWrap/>
            <w:vAlign w:val="center"/>
            <w:hideMark/>
          </w:tcPr>
          <w:p w14:paraId="205E016A" w14:textId="77777777" w:rsidR="004F4193" w:rsidRPr="004F4193" w:rsidRDefault="004F4193" w:rsidP="004F4193">
            <w:pPr>
              <w:bidi w:val="0"/>
              <w:jc w:val="center"/>
              <w:rPr>
                <w:rFonts w:ascii="Arial" w:hAnsi="Arial" w:cs="Arial"/>
                <w:sz w:val="18"/>
                <w:szCs w:val="18"/>
              </w:rPr>
            </w:pPr>
            <w:r w:rsidRPr="004F4193">
              <w:rPr>
                <w:rFonts w:ascii="Arial" w:hAnsi="Arial" w:cs="Arial"/>
                <w:sz w:val="18"/>
                <w:szCs w:val="18"/>
              </w:rPr>
              <w:t>667232708</w:t>
            </w:r>
          </w:p>
        </w:tc>
        <w:tc>
          <w:tcPr>
            <w:tcW w:w="2733" w:type="dxa"/>
            <w:tcBorders>
              <w:top w:val="nil"/>
              <w:left w:val="single" w:sz="4" w:space="0" w:color="auto"/>
              <w:bottom w:val="single" w:sz="4" w:space="0" w:color="auto"/>
              <w:right w:val="single" w:sz="4" w:space="0" w:color="auto"/>
            </w:tcBorders>
            <w:shd w:val="clear" w:color="000000" w:fill="FFFFFF"/>
            <w:vAlign w:val="center"/>
            <w:hideMark/>
          </w:tcPr>
          <w:p w14:paraId="51690BC9" w14:textId="77777777" w:rsidR="004F4193" w:rsidRPr="004F4193" w:rsidRDefault="004F4193" w:rsidP="004F4193">
            <w:pPr>
              <w:jc w:val="center"/>
              <w:rPr>
                <w:rFonts w:ascii="Arial" w:hAnsi="Arial" w:cs="Arial"/>
                <w:sz w:val="16"/>
                <w:szCs w:val="16"/>
              </w:rPr>
            </w:pPr>
            <w:r w:rsidRPr="004F4193">
              <w:rPr>
                <w:rFonts w:ascii="Arial" w:hAnsi="Arial" w:cs="Arial"/>
                <w:sz w:val="16"/>
                <w:szCs w:val="16"/>
                <w:rtl/>
              </w:rPr>
              <w:t xml:space="preserve">לבד לבן בינוני 10 מ"מ </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14:paraId="45F5F469" w14:textId="77777777" w:rsidR="004F4193" w:rsidRPr="004F4193" w:rsidRDefault="004F4193" w:rsidP="004F4193">
            <w:pPr>
              <w:bidi w:val="0"/>
              <w:jc w:val="center"/>
              <w:rPr>
                <w:rFonts w:ascii="Arial" w:hAnsi="Arial" w:cs="Arial"/>
                <w:sz w:val="22"/>
                <w:szCs w:val="22"/>
                <w:rtl/>
              </w:rPr>
            </w:pPr>
            <w:r w:rsidRPr="004F4193">
              <w:rPr>
                <w:rFonts w:ascii="Arial" w:hAnsi="Arial" w:cs="Arial"/>
                <w:sz w:val="22"/>
                <w:szCs w:val="22"/>
              </w:rPr>
              <w:t>10</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14:paraId="07AE4A8C" w14:textId="77777777" w:rsidR="004F4193" w:rsidRPr="004F4193" w:rsidRDefault="004F4193" w:rsidP="004F4193">
            <w:pPr>
              <w:bidi w:val="0"/>
              <w:jc w:val="center"/>
              <w:rPr>
                <w:rFonts w:ascii="Arial" w:hAnsi="Arial" w:cs="Arial"/>
                <w:color w:val="000000"/>
                <w:sz w:val="18"/>
                <w:szCs w:val="18"/>
              </w:rPr>
            </w:pPr>
            <w:r w:rsidRPr="004F4193">
              <w:rPr>
                <w:rFonts w:ascii="Arial" w:hAnsi="Arial" w:cs="Arial"/>
                <w:color w:val="000000"/>
                <w:sz w:val="18"/>
                <w:szCs w:val="18"/>
              </w:rPr>
              <w:t>36M05114401-07</w:t>
            </w:r>
          </w:p>
        </w:tc>
        <w:tc>
          <w:tcPr>
            <w:tcW w:w="1720" w:type="dxa"/>
            <w:tcBorders>
              <w:top w:val="nil"/>
              <w:left w:val="single" w:sz="4" w:space="0" w:color="auto"/>
              <w:bottom w:val="single" w:sz="4" w:space="0" w:color="auto"/>
              <w:right w:val="single" w:sz="4" w:space="0" w:color="auto"/>
            </w:tcBorders>
            <w:shd w:val="clear" w:color="000000" w:fill="FFFFFF"/>
            <w:noWrap/>
            <w:vAlign w:val="center"/>
            <w:hideMark/>
          </w:tcPr>
          <w:p w14:paraId="446E8DA3" w14:textId="77777777" w:rsidR="004F4193" w:rsidRPr="004F4193" w:rsidRDefault="004F4193" w:rsidP="004F4193">
            <w:pPr>
              <w:bidi w:val="0"/>
              <w:jc w:val="center"/>
              <w:rPr>
                <w:rFonts w:ascii="Arial" w:hAnsi="Arial" w:cs="Arial"/>
                <w:color w:val="000000"/>
                <w:sz w:val="18"/>
                <w:szCs w:val="18"/>
              </w:rPr>
            </w:pPr>
            <w:r w:rsidRPr="004F4193">
              <w:rPr>
                <w:rFonts w:ascii="Arial" w:hAnsi="Arial" w:cs="Arial"/>
                <w:color w:val="000000"/>
                <w:sz w:val="18"/>
                <w:szCs w:val="18"/>
              </w:rPr>
              <w:t>36M05114400-07</w:t>
            </w:r>
          </w:p>
        </w:tc>
      </w:tr>
    </w:tbl>
    <w:p w14:paraId="7BC34523" w14:textId="77777777" w:rsidR="007265C9" w:rsidRPr="00525F87" w:rsidRDefault="007265C9" w:rsidP="004F0DBC">
      <w:pPr>
        <w:spacing w:line="360" w:lineRule="auto"/>
        <w:jc w:val="center"/>
        <w:rPr>
          <w:rtl/>
        </w:rPr>
      </w:pPr>
    </w:p>
    <w:sectPr w:rsidR="007265C9" w:rsidRPr="00525F87" w:rsidSect="000E2836">
      <w:headerReference w:type="default" r:id="rId11"/>
      <w:footerReference w:type="default" r:id="rId12"/>
      <w:endnotePr>
        <w:numFmt w:val="hebrew2"/>
      </w:endnotePr>
      <w:pgSz w:w="11906" w:h="16838" w:code="9"/>
      <w:pgMar w:top="1440" w:right="566" w:bottom="1440" w:left="1560" w:header="720" w:footer="720" w:gutter="567"/>
      <w:cols w:space="720"/>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מרה&quot;ס/השברה/עת&quot;ר/קמ&quot;ד חוזים והתקשרויות-יוליאנה" w:date="2025-09-15T11:50:00Z" w:initials="מחו">
    <w:p w14:paraId="29BD4645" w14:textId="212A6F2C" w:rsidR="008D7AE6" w:rsidRDefault="008D7AE6">
      <w:pPr>
        <w:pStyle w:val="ae"/>
      </w:pPr>
      <w:r>
        <w:rPr>
          <w:rStyle w:val="ad"/>
        </w:rPr>
        <w:annotationRef/>
      </w:r>
      <w:r w:rsidRPr="008D7AE6">
        <w:rPr>
          <w:rFonts w:hint="cs"/>
          <w:highlight w:val="yellow"/>
          <w:rtl/>
        </w:rPr>
        <w:t xml:space="preserve">דייקו אותי </w:t>
      </w:r>
      <w:r w:rsidRPr="008D7AE6">
        <w:rPr>
          <w:highlight w:val="yellow"/>
          <w:rtl/>
        </w:rPr>
        <w:t>–</w:t>
      </w:r>
      <w:r w:rsidRPr="008D7AE6">
        <w:rPr>
          <w:rFonts w:hint="cs"/>
          <w:highlight w:val="yellow"/>
          <w:rtl/>
        </w:rPr>
        <w:t xml:space="preserve"> כולם יוכלו להזמין מההסכם כולל זרועות?</w:t>
      </w:r>
    </w:p>
  </w:comment>
  <w:comment w:id="1" w:author="מרה&quot;ס/השברה/עת&quot;ר/קמ&quot;ד חוזים והתקשרויות-יוליאנה" w:date="2025-09-15T12:00:00Z" w:initials="מחו">
    <w:p w14:paraId="1B8A851D" w14:textId="523DC97F" w:rsidR="004D4E39" w:rsidRDefault="004D4E39">
      <w:pPr>
        <w:pStyle w:val="ae"/>
      </w:pPr>
      <w:r>
        <w:rPr>
          <w:rStyle w:val="ad"/>
        </w:rPr>
        <w:annotationRef/>
      </w:r>
      <w:r>
        <w:rPr>
          <w:rFonts w:hint="cs"/>
          <w:rtl/>
        </w:rPr>
        <w:t>לדייק את סעיף החירום</w:t>
      </w:r>
    </w:p>
  </w:comment>
  <w:comment w:id="3" w:author="טל חנה אודלר - מרה&quot;ס/מחלקת הפעלה/ענף החלפים והאמצעים/אמצעים ומערכות/קמ&quot;ד ציוד בתי מלאכה" w:date="2025-05-11T13:33:00Z" w:initials="מוצבמטעא">
    <w:p w14:paraId="39DC17B0" w14:textId="77777777" w:rsidR="004E0F7F" w:rsidRDefault="004E0F7F" w:rsidP="004E0F7F">
      <w:pPr>
        <w:pStyle w:val="ae"/>
      </w:pPr>
      <w:r>
        <w:rPr>
          <w:rStyle w:val="ad"/>
        </w:rPr>
        <w:annotationRef/>
      </w:r>
      <w:r>
        <w:rPr>
          <w:rFonts w:hint="cs"/>
          <w:rtl/>
        </w:rPr>
        <w:t>ממליצה לבדוק עם הגוף הטכני או שיעקב יסביר מה הוא רוצה שנרשום פה</w:t>
      </w:r>
    </w:p>
  </w:comment>
  <w:comment w:id="4" w:author="טל לנדאו - מש&quot;א 7000/מכללים/ב&quot;מ דגמים יצור והנצלה/מהנדס" w:date="2025-08-07T19:20:00Z" w:initials="מ7דיולט">
    <w:p w14:paraId="4B857DEC" w14:textId="77777777" w:rsidR="004E0F7F" w:rsidRDefault="004E0F7F" w:rsidP="004E0F7F">
      <w:pPr>
        <w:pStyle w:val="ae"/>
        <w:rPr>
          <w:rtl/>
        </w:rPr>
      </w:pPr>
      <w:r>
        <w:rPr>
          <w:rStyle w:val="ad"/>
        </w:rPr>
        <w:annotationRef/>
      </w:r>
      <w:r>
        <w:rPr>
          <w:rFonts w:hint="cs"/>
          <w:rtl/>
        </w:rPr>
        <w:t>יאושרו יצרנים שעובדים על פי תקנים מסודרים, אין צורך לא ב-</w:t>
      </w:r>
      <w:r>
        <w:rPr>
          <w:rFonts w:hint="cs"/>
        </w:rPr>
        <w:t>COC</w:t>
      </w:r>
      <w:r>
        <w:rPr>
          <w:rFonts w:hint="cs"/>
          <w:rtl/>
        </w:rPr>
        <w:t xml:space="preserve"> ולא באף מסמך אל מול פריט מקורי וחדש של יצרן שאושר כיצרן תקין</w:t>
      </w:r>
    </w:p>
  </w:comment>
  <w:comment w:id="5" w:author="מרה&quot;ס/השברה/עת&quot;ר/קמ&quot;ד חוזים והתקשרויות-יוליאנה" w:date="2025-09-09T11:23:00Z" w:initials="מחו">
    <w:p w14:paraId="5B3CAF68" w14:textId="77777777" w:rsidR="004E0F7F" w:rsidRPr="009A1ED0" w:rsidRDefault="004E0F7F" w:rsidP="004E0F7F">
      <w:pPr>
        <w:pStyle w:val="ae"/>
        <w:rPr>
          <w:highlight w:val="yellow"/>
          <w:rtl/>
        </w:rPr>
      </w:pPr>
      <w:r>
        <w:rPr>
          <w:rStyle w:val="ad"/>
        </w:rPr>
        <w:annotationRef/>
      </w:r>
      <w:r w:rsidRPr="009A1ED0">
        <w:rPr>
          <w:rFonts w:hint="cs"/>
          <w:highlight w:val="yellow"/>
          <w:rtl/>
        </w:rPr>
        <w:t>לא פה ולא לרשום ככה.</w:t>
      </w:r>
    </w:p>
    <w:p w14:paraId="42221F78" w14:textId="77777777" w:rsidR="004E0F7F" w:rsidRDefault="004E0F7F" w:rsidP="004E0F7F">
      <w:pPr>
        <w:pStyle w:val="ae"/>
      </w:pPr>
      <w:r w:rsidRPr="009A1ED0">
        <w:rPr>
          <w:rFonts w:hint="cs"/>
          <w:highlight w:val="yellow"/>
          <w:rtl/>
        </w:rPr>
        <w:t>חייב לעבור למפרט או לכתוב נספח טכני. תדייקו מה צריך ונכתוב כמו שצריך.</w:t>
      </w:r>
    </w:p>
  </w:comment>
  <w:comment w:id="15" w:author="מרה&quot;ס/השברה/עת&quot;ר/קמ&quot;ד חוזים והתקשרויות-יוליאנה" w:date="2025-09-09T12:14:00Z" w:initials="מחו">
    <w:p w14:paraId="321E0DA5" w14:textId="77777777" w:rsidR="004E0F7F" w:rsidRDefault="004E0F7F" w:rsidP="004E0F7F">
      <w:pPr>
        <w:pStyle w:val="ae"/>
      </w:pPr>
      <w:r>
        <w:rPr>
          <w:rStyle w:val="ad"/>
        </w:rPr>
        <w:annotationRef/>
      </w:r>
      <w:r>
        <w:rPr>
          <w:rFonts w:hint="cs"/>
          <w:rtl/>
        </w:rPr>
        <w:t>דייקו אותי בגודל, אין לי כלכך מושג</w:t>
      </w:r>
    </w:p>
  </w:comment>
  <w:comment w:id="16" w:author="מרה&quot;ס/השברה/עת&quot;ר/קמ&quot;ד חוזים והתקשרויות-יוליאנה" w:date="2025-09-09T12:23:00Z" w:initials="מחו">
    <w:p w14:paraId="45FE3E9E" w14:textId="77777777" w:rsidR="004E0F7F" w:rsidRDefault="004E0F7F" w:rsidP="004E0F7F">
      <w:pPr>
        <w:pStyle w:val="ae"/>
      </w:pPr>
      <w:r>
        <w:rPr>
          <w:rStyle w:val="ad"/>
        </w:rPr>
        <w:annotationRef/>
      </w:r>
      <w:r>
        <w:rPr>
          <w:rFonts w:hint="cs"/>
          <w:rtl/>
        </w:rPr>
        <w:t>כתבנו למעלה</w:t>
      </w:r>
    </w:p>
  </w:comment>
  <w:comment w:id="17" w:author="מרה&quot;ס/השברה/עת&quot;ר/קמ&quot;ד חוזים והתקשרויות-יוליאנה" w:date="2025-09-09T12:25:00Z" w:initials="מחו">
    <w:p w14:paraId="45B51EC5" w14:textId="77777777" w:rsidR="004E0F7F" w:rsidRDefault="004E0F7F" w:rsidP="004E0F7F">
      <w:pPr>
        <w:pStyle w:val="ae"/>
      </w:pPr>
      <w:r>
        <w:rPr>
          <w:rStyle w:val="ad"/>
        </w:rPr>
        <w:annotationRef/>
      </w:r>
      <w:r>
        <w:rPr>
          <w:rFonts w:hint="cs"/>
          <w:rtl/>
        </w:rPr>
        <w:t>מה רוצים פה? לזכור שהקטלוג מועבר בלינק או כתוכת אינטרנטית שיכולים להיכנס מהפאלפון.</w:t>
      </w:r>
    </w:p>
  </w:comment>
  <w:comment w:id="19" w:author="מרה&quot;ס/השברה/עת&quot;ר/קמ&quot;ד חוזים והתקשרויות-יוליאנה" w:date="2025-09-09T12:31:00Z" w:initials="מחו">
    <w:p w14:paraId="506A5092" w14:textId="77777777" w:rsidR="004E0F7F" w:rsidRDefault="004E0F7F" w:rsidP="004E0F7F">
      <w:pPr>
        <w:pStyle w:val="ae"/>
      </w:pPr>
      <w:r>
        <w:rPr>
          <w:rStyle w:val="ad"/>
        </w:rPr>
        <w:annotationRef/>
      </w:r>
      <w:r>
        <w:rPr>
          <w:rFonts w:hint="cs"/>
          <w:rtl/>
        </w:rPr>
        <w:t>למה צריך את זה? האם אתם מביאים כמויות גדולות לאחסנה במרה"ס?</w:t>
      </w:r>
    </w:p>
  </w:comment>
  <w:comment w:id="20" w:author="טל לנדאו - מש&quot;א 7000/מכללים/ב&quot;מ דגמים יצור והנצלה/מהנדס" w:date="2025-08-07T18:39:00Z" w:initials="מ7דיולט">
    <w:p w14:paraId="19A1C530" w14:textId="77777777" w:rsidR="004E0F7F" w:rsidRDefault="004E0F7F" w:rsidP="004E0F7F">
      <w:pPr>
        <w:pStyle w:val="ae"/>
        <w:rPr>
          <w:rtl/>
        </w:rPr>
      </w:pPr>
      <w:r>
        <w:rPr>
          <w:rStyle w:val="ad"/>
        </w:rPr>
        <w:annotationRef/>
      </w:r>
      <w:r>
        <w:rPr>
          <w:rFonts w:hint="cs"/>
          <w:rtl/>
        </w:rPr>
        <w:t>לנו מאד חשוב שברגע שספק אישר הזמנה הוא יתחייב למועד האספקה וצריך להיות קנס על איחור</w:t>
      </w:r>
    </w:p>
    <w:p w14:paraId="6E16753D" w14:textId="77777777" w:rsidR="004E0F7F" w:rsidRDefault="004E0F7F" w:rsidP="004E0F7F">
      <w:pPr>
        <w:pStyle w:val="ae"/>
        <w:rPr>
          <w:rtl/>
        </w:rPr>
      </w:pPr>
      <w:r>
        <w:rPr>
          <w:rFonts w:hint="cs"/>
          <w:rtl/>
        </w:rPr>
        <w:t>כי אנחנו מוכנים להגדיל את משך האספקה ולתת לספק להימנע ממשלוחים יקרים או החזקת מלאי שאולי לא ארכוש</w:t>
      </w:r>
    </w:p>
    <w:p w14:paraId="6E9C84D7" w14:textId="77777777" w:rsidR="004E0F7F" w:rsidRDefault="004E0F7F" w:rsidP="004E0F7F">
      <w:pPr>
        <w:pStyle w:val="ae"/>
      </w:pPr>
      <w:r>
        <w:rPr>
          <w:rFonts w:hint="cs"/>
          <w:rtl/>
        </w:rPr>
        <w:t>אבל שלא יאחרו אחרי שחיכינו זמן רב ואנחנו בונים על הכלי שיגיע</w:t>
      </w:r>
    </w:p>
  </w:comment>
  <w:comment w:id="21" w:author="מרה&quot;ס/השברה/עת&quot;ר/קמ&quot;ד חוזים והתקשרויות-יוליאנה" w:date="2025-09-09T13:29:00Z" w:initials="מחו">
    <w:p w14:paraId="05A12AAA" w14:textId="77777777" w:rsidR="004E0F7F" w:rsidRDefault="004E0F7F" w:rsidP="004E0F7F">
      <w:pPr>
        <w:pStyle w:val="ae"/>
      </w:pPr>
      <w:r>
        <w:rPr>
          <w:rStyle w:val="ad"/>
        </w:rPr>
        <w:annotationRef/>
      </w:r>
      <w:r>
        <w:rPr>
          <w:rFonts w:hint="cs"/>
          <w:rtl/>
        </w:rPr>
        <w:t>מה זה?למה צריך הפניה?</w:t>
      </w:r>
    </w:p>
  </w:comment>
  <w:comment w:id="22" w:author="טל חנה אודלר - מרה&quot;ס/מחלקת הפעלה/ענף החלפים והאמצעים/אמצעים ומערכות/קמ&quot;ד ציוד בתי מלאכה" w:date="2025-05-11T13:43:00Z" w:initials="מוצבמטעא">
    <w:p w14:paraId="12EE674B" w14:textId="77777777" w:rsidR="004E0F7F" w:rsidRDefault="004E0F7F" w:rsidP="004E0F7F">
      <w:pPr>
        <w:pStyle w:val="ae"/>
      </w:pPr>
      <w:r>
        <w:rPr>
          <w:rStyle w:val="ad"/>
        </w:rPr>
        <w:annotationRef/>
      </w:r>
      <w:r>
        <w:rPr>
          <w:rFonts w:hint="cs"/>
          <w:rtl/>
        </w:rPr>
        <w:t>לתקן אם צריך</w:t>
      </w:r>
    </w:p>
  </w:comment>
  <w:comment w:id="23" w:author="טל חנה אודלר - מרה&quot;ס/מחלקת הפעלה/ענף החלפים והאמצעים/אמצעים ומערכות/קמ&quot;ד ציוד בתי מלאכה" w:date="2025-05-11T13:45:00Z" w:initials="מוצבמטעא">
    <w:p w14:paraId="5EFD702D" w14:textId="77777777" w:rsidR="004E0F7F" w:rsidRDefault="004E0F7F" w:rsidP="004E0F7F">
      <w:pPr>
        <w:pStyle w:val="ae"/>
      </w:pPr>
      <w:r>
        <w:rPr>
          <w:rStyle w:val="ad"/>
        </w:rPr>
        <w:annotationRef/>
      </w:r>
      <w:r>
        <w:rPr>
          <w:rFonts w:hint="cs"/>
          <w:rtl/>
        </w:rPr>
        <w:t>לבדוק...</w:t>
      </w:r>
    </w:p>
  </w:comment>
  <w:comment w:id="24" w:author="טל חנה אודלר - מרה&quot;ס/מחלקת הפעלה/ענף החלפים והאמצעים/אמצעים ומערכות/קמ&quot;ד ציוד בתי מלאכה" w:date="2025-05-11T13:45:00Z" w:initials="מוצבמטעא">
    <w:p w14:paraId="3BC55693" w14:textId="77777777" w:rsidR="004E0F7F" w:rsidRDefault="004E0F7F" w:rsidP="004E0F7F">
      <w:pPr>
        <w:pStyle w:val="ae"/>
      </w:pPr>
      <w:r>
        <w:rPr>
          <w:rStyle w:val="ad"/>
        </w:rPr>
        <w:annotationRef/>
      </w:r>
      <w:r>
        <w:rPr>
          <w:rFonts w:hint="cs"/>
          <w:rtl/>
        </w:rPr>
        <w:t>כנ"ל</w:t>
      </w:r>
    </w:p>
  </w:comment>
  <w:comment w:id="25" w:author="טל לנדאו - מש&quot;א 7000/מכללים/ב&quot;מ דגמים יצור והנצלה/מהנדס" w:date="2025-08-07T18:44:00Z" w:initials="מ7דיולט">
    <w:p w14:paraId="1C971248" w14:textId="77777777" w:rsidR="004E0F7F" w:rsidRDefault="004E0F7F" w:rsidP="004E0F7F">
      <w:pPr>
        <w:pStyle w:val="ae"/>
      </w:pPr>
      <w:r>
        <w:rPr>
          <w:rStyle w:val="ad"/>
        </w:rPr>
        <w:annotationRef/>
      </w:r>
      <w:r>
        <w:rPr>
          <w:rFonts w:hint="cs"/>
          <w:rtl/>
        </w:rPr>
        <w:t>משמעויות ? ספק גרוע או גרושניק יכול לגמור פה את המש"א</w:t>
      </w:r>
    </w:p>
  </w:comment>
  <w:comment w:id="26" w:author="טל חנה אודלר - מרה&quot;ס/מחלקת הפעלה/ענף החלפים והאמצעים/אמצעים ומערכות/קמ&quot;ד ציוד בתי מלאכה" w:date="2025-05-11T13:45:00Z" w:initials="מוצבמטעא">
    <w:p w14:paraId="6AA51591" w14:textId="77777777" w:rsidR="004E0F7F" w:rsidRDefault="004E0F7F" w:rsidP="004E0F7F">
      <w:pPr>
        <w:pStyle w:val="ae"/>
      </w:pPr>
      <w:r>
        <w:rPr>
          <w:rStyle w:val="ad"/>
        </w:rPr>
        <w:annotationRef/>
      </w:r>
      <w:r>
        <w:rPr>
          <w:rFonts w:hint="cs"/>
          <w:rtl/>
        </w:rPr>
        <w:t xml:space="preserve">ממליצה לבדוק עם הקניין, אם זה סעיף חוזי או לנסח איתו יחד וגם הגט"ב מה קורה במקרה של פריט עם תקלה סדרתית. </w:t>
      </w:r>
    </w:p>
  </w:comment>
  <w:comment w:id="27" w:author="טל לנדאו - מש&quot;א 7000/מכללים/ב&quot;מ דגמים יצור והנצלה/מהנדס" w:date="2025-08-07T18:45:00Z" w:initials="מ7דיולט">
    <w:p w14:paraId="5A394B78" w14:textId="77777777" w:rsidR="004E0F7F" w:rsidRDefault="004E0F7F" w:rsidP="004E0F7F">
      <w:pPr>
        <w:pStyle w:val="ae"/>
      </w:pPr>
      <w:r>
        <w:rPr>
          <w:rStyle w:val="ad"/>
        </w:rPr>
        <w:annotationRef/>
      </w:r>
      <w:r>
        <w:rPr>
          <w:rFonts w:hint="cs"/>
          <w:rtl/>
        </w:rPr>
        <w:t>לא סגור האם יש לכל פריט באריזה תעודת אחריות, לכן תעודת המשלוח צריכה להיות תחילת האחריות (גם בעייתי כי אם יש לי מלאי מאותם הפריטים )</w:t>
      </w:r>
    </w:p>
  </w:comment>
  <w:comment w:id="28" w:author="טל חנה אודלר - מרה&quot;ס/מחלקת הפעלה/ענף החלפים והאמצעים/אמצעים ומערכות/קמ&quot;ד ציוד בתי מלאכה" w:date="2025-05-11T13:48:00Z" w:initials="מוצבמטעא">
    <w:p w14:paraId="631114BB" w14:textId="77777777" w:rsidR="004E0F7F" w:rsidRDefault="004E0F7F" w:rsidP="004E0F7F">
      <w:pPr>
        <w:pStyle w:val="ae"/>
        <w:rPr>
          <w:rtl/>
        </w:rPr>
      </w:pPr>
      <w:r>
        <w:rPr>
          <w:rStyle w:val="ad"/>
        </w:rPr>
        <w:annotationRef/>
      </w:r>
      <w:r>
        <w:rPr>
          <w:rFonts w:hint="cs"/>
          <w:rtl/>
        </w:rPr>
        <w:t>לפגישה שלכם עם הלקוחות ממליצה ומבקשת לבחון את הסעיף:</w:t>
      </w:r>
    </w:p>
    <w:p w14:paraId="2155377B" w14:textId="77777777" w:rsidR="004E0F7F" w:rsidRDefault="004E0F7F" w:rsidP="004E0F7F">
      <w:pPr>
        <w:pStyle w:val="ae"/>
        <w:rPr>
          <w:rtl/>
        </w:rPr>
      </w:pPr>
      <w:r>
        <w:rPr>
          <w:rFonts w:hint="cs"/>
          <w:rtl/>
        </w:rPr>
        <w:t xml:space="preserve">כל לקוח שיגדיר מס' פריטים אותם חייב בחירום כולל כמויות ואז תוכלו להכין נספח ב' </w:t>
      </w:r>
      <w:r>
        <w:rPr>
          <w:rtl/>
        </w:rPr>
        <w:t>–</w:t>
      </w:r>
      <w:r>
        <w:rPr>
          <w:rFonts w:hint="cs"/>
          <w:rtl/>
        </w:rPr>
        <w:t xml:space="preserve"> "כמויות פריטים לשע"ח".</w:t>
      </w:r>
    </w:p>
    <w:p w14:paraId="5D3E3296" w14:textId="77777777" w:rsidR="004E0F7F" w:rsidRDefault="004E0F7F" w:rsidP="004E0F7F">
      <w:pPr>
        <w:pStyle w:val="ae"/>
      </w:pPr>
      <w:r>
        <w:rPr>
          <w:rFonts w:hint="cs"/>
          <w:rtl/>
        </w:rPr>
        <w:t>אם לא נדרש, להוריד את הסעיף ולבדוק בכל המסמך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9BD4645" w15:done="0"/>
  <w15:commentEx w15:paraId="1B8A851D" w15:done="0"/>
  <w15:commentEx w15:paraId="39DC17B0" w15:done="0"/>
  <w15:commentEx w15:paraId="4B857DEC" w15:paraIdParent="39DC17B0" w15:done="0"/>
  <w15:commentEx w15:paraId="42221F78" w15:done="0"/>
  <w15:commentEx w15:paraId="321E0DA5" w15:done="0"/>
  <w15:commentEx w15:paraId="45FE3E9E" w15:done="0"/>
  <w15:commentEx w15:paraId="45B51EC5" w15:done="0"/>
  <w15:commentEx w15:paraId="506A5092" w15:done="0"/>
  <w15:commentEx w15:paraId="6E9C84D7" w15:done="1"/>
  <w15:commentEx w15:paraId="05A12AAA" w15:done="0"/>
  <w15:commentEx w15:paraId="12EE674B" w15:done="0"/>
  <w15:commentEx w15:paraId="5EFD702D" w15:done="0"/>
  <w15:commentEx w15:paraId="3BC55693" w15:done="0"/>
  <w15:commentEx w15:paraId="1C971248" w15:done="1"/>
  <w15:commentEx w15:paraId="6AA51591" w15:done="0"/>
  <w15:commentEx w15:paraId="5A394B78" w15:done="1"/>
  <w15:commentEx w15:paraId="5D3E32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9BD4645" w16cid:durableId="2C727BF6"/>
  <w16cid:commentId w16cid:paraId="1B8A851D" w16cid:durableId="2C727E45"/>
  <w16cid:commentId w16cid:paraId="39DC17B0" w16cid:durableId="2BCB25A8"/>
  <w16cid:commentId w16cid:paraId="4B857DEC" w16cid:durableId="2C3F7AE6"/>
  <w16cid:commentId w16cid:paraId="42221F78" w16cid:durableId="2C6A8CB9"/>
  <w16cid:commentId w16cid:paraId="321E0DA5" w16cid:durableId="2C6A98A4"/>
  <w16cid:commentId w16cid:paraId="45FE3E9E" w16cid:durableId="2C6A9ACC"/>
  <w16cid:commentId w16cid:paraId="45B51EC5" w16cid:durableId="2C6A9B20"/>
  <w16cid:commentId w16cid:paraId="506A5092" w16cid:durableId="2C6A9C9F"/>
  <w16cid:commentId w16cid:paraId="6E9C84D7" w16cid:durableId="2C3F7154"/>
  <w16cid:commentId w16cid:paraId="05A12AAA" w16cid:durableId="2C6AAA41"/>
  <w16cid:commentId w16cid:paraId="12EE674B" w16cid:durableId="2BCB281B"/>
  <w16cid:commentId w16cid:paraId="5EFD702D" w16cid:durableId="2BCB285F"/>
  <w16cid:commentId w16cid:paraId="3BC55693" w16cid:durableId="2BCB2873"/>
  <w16cid:commentId w16cid:paraId="1C971248" w16cid:durableId="2C3F728A"/>
  <w16cid:commentId w16cid:paraId="6AA51591" w16cid:durableId="2BCB2890"/>
  <w16cid:commentId w16cid:paraId="5A394B78" w16cid:durableId="2C3F72CD"/>
  <w16cid:commentId w16cid:paraId="5D3E3296" w16cid:durableId="2BCB29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FE5E2A" w14:textId="77777777" w:rsidR="009E5FA9" w:rsidRDefault="009E5FA9">
      <w:r>
        <w:separator/>
      </w:r>
    </w:p>
  </w:endnote>
  <w:endnote w:type="continuationSeparator" w:id="0">
    <w:p w14:paraId="1ACC7059" w14:textId="77777777" w:rsidR="009E5FA9" w:rsidRDefault="009E5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Narkisim">
    <w:panose1 w:val="020E050205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829014" w14:textId="77777777" w:rsidR="009E5FA9" w:rsidRDefault="009E5FA9">
    <w:pPr>
      <w:pStyle w:val="a5"/>
      <w:jc w:val="center"/>
      <w:rPr>
        <w:szCs w:val="24"/>
        <w:rtl/>
      </w:rPr>
    </w:pPr>
    <w:r>
      <w:rPr>
        <w:rStyle w:val="a6"/>
        <w:szCs w:val="24"/>
        <w:rtl/>
      </w:rPr>
      <w:fldChar w:fldCharType="begin"/>
    </w:r>
    <w:r>
      <w:rPr>
        <w:rStyle w:val="a6"/>
        <w:szCs w:val="24"/>
        <w:rtl/>
      </w:rPr>
      <w:instrText xml:space="preserve"> </w:instrText>
    </w:r>
    <w:r>
      <w:rPr>
        <w:rStyle w:val="a6"/>
        <w:szCs w:val="24"/>
      </w:rPr>
      <w:instrText>PAGE</w:instrText>
    </w:r>
    <w:r>
      <w:rPr>
        <w:rStyle w:val="a6"/>
        <w:szCs w:val="24"/>
        <w:rtl/>
      </w:rPr>
      <w:instrText xml:space="preserve"> </w:instrText>
    </w:r>
    <w:r>
      <w:rPr>
        <w:rStyle w:val="a6"/>
        <w:szCs w:val="24"/>
        <w:rtl/>
      </w:rPr>
      <w:fldChar w:fldCharType="separate"/>
    </w:r>
    <w:r>
      <w:rPr>
        <w:rStyle w:val="a6"/>
        <w:noProof/>
        <w:szCs w:val="24"/>
        <w:rtl/>
      </w:rPr>
      <w:t>1</w:t>
    </w:r>
    <w:r>
      <w:rPr>
        <w:rStyle w:val="a6"/>
        <w:szCs w:val="24"/>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34ADA7" w14:textId="77777777" w:rsidR="009E5FA9" w:rsidRDefault="009E5FA9">
      <w:r>
        <w:separator/>
      </w:r>
    </w:p>
  </w:footnote>
  <w:footnote w:type="continuationSeparator" w:id="0">
    <w:p w14:paraId="1D7F8A2D" w14:textId="77777777" w:rsidR="009E5FA9" w:rsidRDefault="009E5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49"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87"/>
      <w:gridCol w:w="271"/>
      <w:gridCol w:w="3808"/>
      <w:gridCol w:w="2483"/>
    </w:tblGrid>
    <w:tr w:rsidR="009E5FA9" w14:paraId="3610D89A" w14:textId="77777777" w:rsidTr="00CF362D">
      <w:trPr>
        <w:trHeight w:val="277"/>
      </w:trPr>
      <w:tc>
        <w:tcPr>
          <w:tcW w:w="3387" w:type="dxa"/>
          <w:tcBorders>
            <w:top w:val="single" w:sz="6" w:space="0" w:color="auto"/>
            <w:left w:val="single" w:sz="6" w:space="0" w:color="auto"/>
            <w:bottom w:val="single" w:sz="6" w:space="0" w:color="auto"/>
            <w:right w:val="single" w:sz="6" w:space="0" w:color="auto"/>
          </w:tcBorders>
          <w:vAlign w:val="center"/>
        </w:tcPr>
        <w:p w14:paraId="60C76FC2" w14:textId="77777777" w:rsidR="009E5FA9" w:rsidRPr="001B6712" w:rsidRDefault="009E5FA9" w:rsidP="00CF362D">
          <w:pPr>
            <w:tabs>
              <w:tab w:val="center" w:pos="4153"/>
              <w:tab w:val="right" w:pos="8306"/>
            </w:tabs>
            <w:overflowPunct w:val="0"/>
            <w:autoSpaceDE w:val="0"/>
            <w:autoSpaceDN w:val="0"/>
            <w:bidi w:val="0"/>
            <w:adjustRightInd w:val="0"/>
            <w:jc w:val="center"/>
            <w:textAlignment w:val="baseline"/>
            <w:rPr>
              <w:rFonts w:ascii="David" w:hAnsi="David"/>
              <w:sz w:val="23"/>
              <w:szCs w:val="23"/>
              <w:rtl/>
            </w:rPr>
          </w:pPr>
          <w:r w:rsidRPr="001B6712">
            <w:rPr>
              <w:rFonts w:ascii="David" w:hAnsi="David"/>
              <w:sz w:val="23"/>
              <w:szCs w:val="23"/>
              <w:rtl/>
            </w:rPr>
            <w:t>סיווג ביטחוני : בלמ"ס</w:t>
          </w:r>
        </w:p>
      </w:tc>
      <w:tc>
        <w:tcPr>
          <w:tcW w:w="271" w:type="dxa"/>
          <w:tcBorders>
            <w:top w:val="single" w:sz="6" w:space="0" w:color="auto"/>
            <w:left w:val="single" w:sz="6" w:space="0" w:color="auto"/>
            <w:bottom w:val="single" w:sz="6" w:space="0" w:color="auto"/>
            <w:right w:val="nil"/>
          </w:tcBorders>
          <w:vAlign w:val="center"/>
        </w:tcPr>
        <w:p w14:paraId="5E1744B5" w14:textId="77777777" w:rsidR="009E5FA9" w:rsidRPr="001B6712" w:rsidRDefault="009E5FA9" w:rsidP="00CF362D">
          <w:pPr>
            <w:tabs>
              <w:tab w:val="center" w:pos="4153"/>
              <w:tab w:val="right" w:pos="8306"/>
            </w:tabs>
            <w:overflowPunct w:val="0"/>
            <w:autoSpaceDE w:val="0"/>
            <w:autoSpaceDN w:val="0"/>
            <w:bidi w:val="0"/>
            <w:adjustRightInd w:val="0"/>
            <w:jc w:val="center"/>
            <w:textAlignment w:val="baseline"/>
            <w:rPr>
              <w:rFonts w:ascii="David" w:hAnsi="David"/>
              <w:sz w:val="23"/>
              <w:szCs w:val="23"/>
              <w:rtl/>
            </w:rPr>
          </w:pPr>
        </w:p>
      </w:tc>
      <w:tc>
        <w:tcPr>
          <w:tcW w:w="6291" w:type="dxa"/>
          <w:gridSpan w:val="2"/>
          <w:tcBorders>
            <w:top w:val="single" w:sz="6" w:space="0" w:color="auto"/>
            <w:left w:val="nil"/>
            <w:bottom w:val="single" w:sz="6" w:space="0" w:color="auto"/>
            <w:right w:val="single" w:sz="6" w:space="0" w:color="auto"/>
          </w:tcBorders>
          <w:vAlign w:val="bottom"/>
        </w:tcPr>
        <w:p w14:paraId="3DB3CEC9" w14:textId="77777777" w:rsidR="009E5FA9" w:rsidRPr="00336113" w:rsidRDefault="009E5FA9" w:rsidP="00CF362D">
          <w:pPr>
            <w:tabs>
              <w:tab w:val="center" w:pos="4153"/>
              <w:tab w:val="right" w:pos="8306"/>
            </w:tabs>
            <w:overflowPunct w:val="0"/>
            <w:autoSpaceDE w:val="0"/>
            <w:autoSpaceDN w:val="0"/>
            <w:bidi w:val="0"/>
            <w:adjustRightInd w:val="0"/>
            <w:jc w:val="center"/>
            <w:textAlignment w:val="baseline"/>
            <w:rPr>
              <w:rFonts w:ascii="David" w:hAnsi="David"/>
              <w:sz w:val="20"/>
              <w:szCs w:val="20"/>
              <w:rtl/>
            </w:rPr>
          </w:pPr>
          <w:r w:rsidRPr="00336113">
            <w:rPr>
              <w:rFonts w:ascii="David" w:hAnsi="David"/>
              <w:sz w:val="20"/>
              <w:szCs w:val="20"/>
              <w:rtl/>
            </w:rPr>
            <w:t>מרכז ההספקה המטכ"לי   מחלקת ה</w:t>
          </w:r>
          <w:r w:rsidRPr="00336113">
            <w:rPr>
              <w:rFonts w:ascii="David" w:hAnsi="David" w:hint="cs"/>
              <w:sz w:val="20"/>
              <w:szCs w:val="20"/>
              <w:rtl/>
            </w:rPr>
            <w:t>הפעלה  ענף החלפים והאמצעים</w:t>
          </w:r>
        </w:p>
      </w:tc>
    </w:tr>
    <w:tr w:rsidR="009E5FA9" w14:paraId="7C4B0083" w14:textId="77777777" w:rsidTr="00CF362D">
      <w:trPr>
        <w:trHeight w:val="468"/>
      </w:trPr>
      <w:tc>
        <w:tcPr>
          <w:tcW w:w="3387" w:type="dxa"/>
          <w:tcBorders>
            <w:top w:val="single" w:sz="6" w:space="0" w:color="auto"/>
            <w:left w:val="single" w:sz="6" w:space="0" w:color="auto"/>
            <w:bottom w:val="single" w:sz="6" w:space="0" w:color="auto"/>
            <w:right w:val="single" w:sz="6" w:space="0" w:color="auto"/>
          </w:tcBorders>
          <w:vAlign w:val="center"/>
        </w:tcPr>
        <w:p w14:paraId="3F524EC8" w14:textId="11E135F0" w:rsidR="009E5FA9" w:rsidRPr="008B54AC" w:rsidRDefault="009E5FA9" w:rsidP="00CF362D">
          <w:pPr>
            <w:tabs>
              <w:tab w:val="center" w:pos="4153"/>
              <w:tab w:val="right" w:pos="8306"/>
            </w:tabs>
            <w:overflowPunct w:val="0"/>
            <w:autoSpaceDE w:val="0"/>
            <w:autoSpaceDN w:val="0"/>
            <w:adjustRightInd w:val="0"/>
            <w:jc w:val="center"/>
            <w:textAlignment w:val="baseline"/>
            <w:rPr>
              <w:rFonts w:ascii="David" w:hAnsi="David"/>
              <w:sz w:val="23"/>
              <w:szCs w:val="23"/>
            </w:rPr>
          </w:pPr>
          <w:r>
            <w:rPr>
              <w:rFonts w:ascii="David" w:hAnsi="David" w:hint="cs"/>
              <w:sz w:val="23"/>
              <w:szCs w:val="23"/>
              <w:rtl/>
            </w:rPr>
            <w:t>ספטמבר2025</w:t>
          </w:r>
        </w:p>
      </w:tc>
      <w:tc>
        <w:tcPr>
          <w:tcW w:w="4079" w:type="dxa"/>
          <w:gridSpan w:val="2"/>
          <w:vMerge w:val="restart"/>
          <w:tcBorders>
            <w:top w:val="single" w:sz="6" w:space="0" w:color="auto"/>
            <w:left w:val="single" w:sz="6" w:space="0" w:color="auto"/>
            <w:right w:val="single" w:sz="6" w:space="0" w:color="auto"/>
          </w:tcBorders>
          <w:vAlign w:val="center"/>
        </w:tcPr>
        <w:p w14:paraId="53A52965" w14:textId="01F85CC8" w:rsidR="009E5FA9" w:rsidRPr="001B6712" w:rsidRDefault="009E5FA9" w:rsidP="00CF362D">
          <w:pPr>
            <w:tabs>
              <w:tab w:val="center" w:pos="4153"/>
              <w:tab w:val="right" w:pos="8306"/>
            </w:tabs>
            <w:overflowPunct w:val="0"/>
            <w:autoSpaceDE w:val="0"/>
            <w:autoSpaceDN w:val="0"/>
            <w:bidi w:val="0"/>
            <w:adjustRightInd w:val="0"/>
            <w:jc w:val="center"/>
            <w:textAlignment w:val="baseline"/>
            <w:rPr>
              <w:rFonts w:ascii="David" w:hAnsi="David"/>
              <w:sz w:val="23"/>
              <w:szCs w:val="23"/>
              <w:rtl/>
            </w:rPr>
          </w:pPr>
          <w:r>
            <w:rPr>
              <w:rFonts w:ascii="David" w:hAnsi="David" w:hint="cs"/>
              <w:sz w:val="23"/>
              <w:szCs w:val="23"/>
              <w:rtl/>
            </w:rPr>
            <w:t>הסכם לרכש לוחות גומי ,ספוגים חסיני אש,לוחות שעם ולבדים</w:t>
          </w:r>
        </w:p>
      </w:tc>
      <w:tc>
        <w:tcPr>
          <w:tcW w:w="2483" w:type="dxa"/>
          <w:tcBorders>
            <w:top w:val="single" w:sz="6" w:space="0" w:color="auto"/>
            <w:left w:val="single" w:sz="6" w:space="0" w:color="auto"/>
            <w:bottom w:val="nil"/>
            <w:right w:val="single" w:sz="6" w:space="0" w:color="auto"/>
          </w:tcBorders>
          <w:vAlign w:val="center"/>
        </w:tcPr>
        <w:p w14:paraId="0231E043" w14:textId="77777777" w:rsidR="009E5FA9" w:rsidRDefault="009E5FA9" w:rsidP="00CF362D">
          <w:pPr>
            <w:tabs>
              <w:tab w:val="center" w:pos="4153"/>
              <w:tab w:val="right" w:pos="8306"/>
            </w:tabs>
            <w:overflowPunct w:val="0"/>
            <w:autoSpaceDE w:val="0"/>
            <w:autoSpaceDN w:val="0"/>
            <w:adjustRightInd w:val="0"/>
            <w:jc w:val="center"/>
            <w:textAlignment w:val="baseline"/>
            <w:rPr>
              <w:rFonts w:ascii="David" w:hAnsi="David"/>
              <w:sz w:val="23"/>
              <w:szCs w:val="23"/>
              <w:rtl/>
            </w:rPr>
          </w:pPr>
        </w:p>
        <w:p w14:paraId="4E751247" w14:textId="77777777" w:rsidR="009E5FA9" w:rsidRPr="001B6712" w:rsidRDefault="009E5FA9" w:rsidP="00CF362D">
          <w:pPr>
            <w:tabs>
              <w:tab w:val="center" w:pos="4153"/>
              <w:tab w:val="right" w:pos="8306"/>
            </w:tabs>
            <w:overflowPunct w:val="0"/>
            <w:autoSpaceDE w:val="0"/>
            <w:autoSpaceDN w:val="0"/>
            <w:adjustRightInd w:val="0"/>
            <w:jc w:val="center"/>
            <w:textAlignment w:val="baseline"/>
            <w:rPr>
              <w:rFonts w:ascii="David" w:hAnsi="David"/>
              <w:sz w:val="23"/>
              <w:szCs w:val="23"/>
              <w:rtl/>
            </w:rPr>
          </w:pPr>
          <w:r w:rsidRPr="001B6712">
            <w:rPr>
              <w:rFonts w:ascii="David" w:hAnsi="David"/>
              <w:sz w:val="23"/>
              <w:szCs w:val="23"/>
              <w:rtl/>
            </w:rPr>
            <w:t>מסמך תכולת עבודה</w:t>
          </w:r>
        </w:p>
      </w:tc>
    </w:tr>
    <w:tr w:rsidR="009E5FA9" w14:paraId="1A48CDEF" w14:textId="77777777" w:rsidTr="00CF362D">
      <w:trPr>
        <w:trHeight w:val="637"/>
      </w:trPr>
      <w:tc>
        <w:tcPr>
          <w:tcW w:w="3387" w:type="dxa"/>
          <w:tcBorders>
            <w:top w:val="single" w:sz="6" w:space="0" w:color="auto"/>
            <w:left w:val="single" w:sz="6" w:space="0" w:color="auto"/>
            <w:bottom w:val="single" w:sz="6" w:space="0" w:color="auto"/>
            <w:right w:val="single" w:sz="6" w:space="0" w:color="auto"/>
          </w:tcBorders>
          <w:vAlign w:val="bottom"/>
        </w:tcPr>
        <w:p w14:paraId="645FA6CF" w14:textId="77777777" w:rsidR="009E5FA9" w:rsidRPr="001B6712" w:rsidRDefault="009E5FA9" w:rsidP="00CF362D">
          <w:pPr>
            <w:tabs>
              <w:tab w:val="center" w:pos="4153"/>
              <w:tab w:val="right" w:pos="8306"/>
            </w:tabs>
            <w:overflowPunct w:val="0"/>
            <w:autoSpaceDE w:val="0"/>
            <w:autoSpaceDN w:val="0"/>
            <w:adjustRightInd w:val="0"/>
            <w:jc w:val="center"/>
            <w:textAlignment w:val="baseline"/>
            <w:rPr>
              <w:rFonts w:ascii="David" w:hAnsi="David"/>
              <w:sz w:val="23"/>
              <w:szCs w:val="23"/>
              <w:rtl/>
            </w:rPr>
          </w:pPr>
          <w:r w:rsidRPr="001B6712">
            <w:rPr>
              <w:rFonts w:ascii="David" w:hAnsi="David"/>
              <w:sz w:val="23"/>
              <w:szCs w:val="23"/>
              <w:rtl/>
            </w:rPr>
            <w:t xml:space="preserve">עמוד </w:t>
          </w:r>
          <w:r w:rsidRPr="001B6712">
            <w:rPr>
              <w:rFonts w:ascii="David" w:hAnsi="David"/>
              <w:sz w:val="23"/>
              <w:szCs w:val="23"/>
              <w:rtl/>
            </w:rPr>
            <w:fldChar w:fldCharType="begin"/>
          </w:r>
          <w:r w:rsidRPr="001B6712">
            <w:rPr>
              <w:rFonts w:ascii="David" w:hAnsi="David"/>
              <w:sz w:val="23"/>
              <w:szCs w:val="23"/>
            </w:rPr>
            <w:instrText>PAGE</w:instrText>
          </w:r>
          <w:r w:rsidRPr="001B6712">
            <w:rPr>
              <w:rFonts w:ascii="David" w:hAnsi="David"/>
              <w:sz w:val="23"/>
              <w:szCs w:val="23"/>
              <w:rtl/>
            </w:rPr>
            <w:fldChar w:fldCharType="separate"/>
          </w:r>
          <w:r>
            <w:rPr>
              <w:rFonts w:ascii="David" w:hAnsi="David"/>
              <w:noProof/>
              <w:sz w:val="23"/>
              <w:szCs w:val="23"/>
              <w:rtl/>
            </w:rPr>
            <w:t>16</w:t>
          </w:r>
          <w:r w:rsidRPr="001B6712">
            <w:rPr>
              <w:rFonts w:ascii="David" w:hAnsi="David"/>
              <w:sz w:val="23"/>
              <w:szCs w:val="23"/>
              <w:rtl/>
            </w:rPr>
            <w:fldChar w:fldCharType="end"/>
          </w:r>
          <w:r w:rsidRPr="001B6712">
            <w:rPr>
              <w:rFonts w:ascii="David" w:hAnsi="David"/>
              <w:sz w:val="23"/>
              <w:szCs w:val="23"/>
              <w:rtl/>
            </w:rPr>
            <w:t xml:space="preserve"> מתוך </w:t>
          </w:r>
          <w:r w:rsidRPr="001B6712">
            <w:rPr>
              <w:rFonts w:ascii="David" w:hAnsi="David"/>
              <w:sz w:val="23"/>
              <w:szCs w:val="23"/>
              <w:rtl/>
            </w:rPr>
            <w:fldChar w:fldCharType="begin"/>
          </w:r>
          <w:r w:rsidRPr="001B6712">
            <w:rPr>
              <w:rFonts w:ascii="David" w:hAnsi="David"/>
              <w:sz w:val="23"/>
              <w:szCs w:val="23"/>
            </w:rPr>
            <w:instrText>NUMPAGES</w:instrText>
          </w:r>
          <w:r w:rsidRPr="001B6712">
            <w:rPr>
              <w:rFonts w:ascii="David" w:hAnsi="David"/>
              <w:sz w:val="23"/>
              <w:szCs w:val="23"/>
              <w:rtl/>
            </w:rPr>
            <w:fldChar w:fldCharType="separate"/>
          </w:r>
          <w:r>
            <w:rPr>
              <w:rFonts w:ascii="David" w:hAnsi="David"/>
              <w:noProof/>
              <w:sz w:val="23"/>
              <w:szCs w:val="23"/>
              <w:rtl/>
            </w:rPr>
            <w:t>17</w:t>
          </w:r>
          <w:r w:rsidRPr="001B6712">
            <w:rPr>
              <w:rFonts w:ascii="David" w:hAnsi="David"/>
              <w:sz w:val="23"/>
              <w:szCs w:val="23"/>
              <w:rtl/>
            </w:rPr>
            <w:fldChar w:fldCharType="end"/>
          </w:r>
        </w:p>
      </w:tc>
      <w:tc>
        <w:tcPr>
          <w:tcW w:w="4079" w:type="dxa"/>
          <w:gridSpan w:val="2"/>
          <w:vMerge/>
          <w:tcBorders>
            <w:left w:val="single" w:sz="6" w:space="0" w:color="auto"/>
            <w:bottom w:val="single" w:sz="6" w:space="0" w:color="auto"/>
            <w:right w:val="single" w:sz="6" w:space="0" w:color="auto"/>
          </w:tcBorders>
          <w:vAlign w:val="center"/>
        </w:tcPr>
        <w:p w14:paraId="448F51E7" w14:textId="77777777" w:rsidR="009E5FA9" w:rsidRPr="001B6712" w:rsidRDefault="009E5FA9" w:rsidP="00CF362D">
          <w:pPr>
            <w:tabs>
              <w:tab w:val="center" w:pos="4153"/>
              <w:tab w:val="right" w:pos="8306"/>
            </w:tabs>
            <w:overflowPunct w:val="0"/>
            <w:autoSpaceDE w:val="0"/>
            <w:autoSpaceDN w:val="0"/>
            <w:bidi w:val="0"/>
            <w:adjustRightInd w:val="0"/>
            <w:jc w:val="center"/>
            <w:textAlignment w:val="baseline"/>
            <w:rPr>
              <w:rFonts w:ascii="David" w:hAnsi="David"/>
              <w:sz w:val="23"/>
              <w:szCs w:val="23"/>
              <w:rtl/>
            </w:rPr>
          </w:pPr>
        </w:p>
      </w:tc>
      <w:tc>
        <w:tcPr>
          <w:tcW w:w="2483" w:type="dxa"/>
          <w:tcBorders>
            <w:top w:val="nil"/>
            <w:left w:val="single" w:sz="6" w:space="0" w:color="auto"/>
            <w:bottom w:val="single" w:sz="6" w:space="0" w:color="auto"/>
            <w:right w:val="single" w:sz="6" w:space="0" w:color="auto"/>
          </w:tcBorders>
          <w:vAlign w:val="center"/>
        </w:tcPr>
        <w:p w14:paraId="4945EAAD" w14:textId="0E1CB564" w:rsidR="009E5FA9" w:rsidRPr="001B6712" w:rsidRDefault="009E5FA9" w:rsidP="00CF362D">
          <w:pPr>
            <w:tabs>
              <w:tab w:val="center" w:pos="4153"/>
              <w:tab w:val="right" w:pos="8306"/>
            </w:tabs>
            <w:overflowPunct w:val="0"/>
            <w:autoSpaceDE w:val="0"/>
            <w:autoSpaceDN w:val="0"/>
            <w:bidi w:val="0"/>
            <w:adjustRightInd w:val="0"/>
            <w:jc w:val="center"/>
            <w:textAlignment w:val="baseline"/>
            <w:rPr>
              <w:rFonts w:ascii="David" w:hAnsi="David"/>
              <w:sz w:val="23"/>
              <w:szCs w:val="23"/>
              <w:rtl/>
            </w:rPr>
          </w:pPr>
          <w:r>
            <w:rPr>
              <w:rFonts w:ascii="David" w:hAnsi="David"/>
              <w:sz w:val="23"/>
              <w:szCs w:val="23"/>
            </w:rPr>
            <w:t>37M01001494</w:t>
          </w:r>
        </w:p>
      </w:tc>
    </w:tr>
  </w:tbl>
  <w:p w14:paraId="2CB3AC1F" w14:textId="77777777" w:rsidR="009E5FA9" w:rsidRDefault="009E5FA9">
    <w:pPr>
      <w:pStyle w:val="a3"/>
      <w:jc w:val="center"/>
      <w:rPr>
        <w:b/>
        <w:bCs/>
        <w:u w:val="single"/>
        <w:rtl/>
      </w:rPr>
    </w:pPr>
    <w:r>
      <w:rPr>
        <w:noProof/>
      </w:rPr>
      <w:drawing>
        <wp:anchor distT="0" distB="0" distL="114300" distR="114300" simplePos="0" relativeHeight="251664896" behindDoc="0" locked="0" layoutInCell="1" allowOverlap="1" wp14:anchorId="598F5212" wp14:editId="6A4C64C3">
          <wp:simplePos x="0" y="0"/>
          <wp:positionH relativeFrom="column">
            <wp:posOffset>10429875</wp:posOffset>
          </wp:positionH>
          <wp:positionV relativeFrom="paragraph">
            <wp:posOffset>152400</wp:posOffset>
          </wp:positionV>
          <wp:extent cx="678180" cy="802640"/>
          <wp:effectExtent l="0" t="0" r="7620" b="0"/>
          <wp:wrapNone/>
          <wp:docPr id="7" name="An object"/>
          <wp:cNvGraphicFramePr/>
          <a:graphic xmlns:a="http://schemas.openxmlformats.org/drawingml/2006/main">
            <a:graphicData uri="http://schemas.openxmlformats.org/drawingml/2006/picture">
              <pic:pic xmlns:pic="http://schemas.openxmlformats.org/drawingml/2006/picture">
                <pic:nvPicPr>
                  <pic:cNvPr id="0" name="תמונה 12"/>
                  <pic:cNvPicPr>
                    <a:picLocks noChangeAspect="1" noChangeArrowheads="1"/>
                  </pic:cNvPicPr>
                </pic:nvPicPr>
                <pic:blipFill>
                  <a:blip r:embed="rId1">
                    <a:extLst>
                      <a:ext uri="{28A0092B-C50C-407E-A947-70E740481C1C}">
                        <a14:useLocalDpi xmlns:a14="http://schemas.microsoft.com/office/drawing/2010/main" val="0"/>
                      </a:ext>
                    </a:extLst>
                  </a:blip>
                  <a:srcRect l="52484" t="50000" r="29085" b="9177"/>
                  <a:stretch>
                    <a:fillRect/>
                  </a:stretch>
                </pic:blipFill>
                <pic:spPr bwMode="auto">
                  <a:xfrm>
                    <a:off x="0" y="0"/>
                    <a:ext cx="678180" cy="802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848" behindDoc="0" locked="0" layoutInCell="1" allowOverlap="1" wp14:anchorId="0FC28015" wp14:editId="33B8670B">
          <wp:simplePos x="0" y="0"/>
          <wp:positionH relativeFrom="column">
            <wp:posOffset>10277475</wp:posOffset>
          </wp:positionH>
          <wp:positionV relativeFrom="paragraph">
            <wp:posOffset>0</wp:posOffset>
          </wp:positionV>
          <wp:extent cx="678180" cy="802640"/>
          <wp:effectExtent l="0" t="0" r="7620" b="0"/>
          <wp:wrapNone/>
          <wp:docPr id="3" name="An object"/>
          <wp:cNvGraphicFramePr/>
          <a:graphic xmlns:a="http://schemas.openxmlformats.org/drawingml/2006/main">
            <a:graphicData uri="http://schemas.openxmlformats.org/drawingml/2006/picture">
              <pic:pic xmlns:pic="http://schemas.openxmlformats.org/drawingml/2006/picture">
                <pic:nvPicPr>
                  <pic:cNvPr id="0" name="תמונה 12"/>
                  <pic:cNvPicPr>
                    <a:picLocks noChangeAspect="1" noChangeArrowheads="1"/>
                  </pic:cNvPicPr>
                </pic:nvPicPr>
                <pic:blipFill>
                  <a:blip r:embed="rId1">
                    <a:extLst>
                      <a:ext uri="{28A0092B-C50C-407E-A947-70E740481C1C}">
                        <a14:useLocalDpi xmlns:a14="http://schemas.microsoft.com/office/drawing/2010/main" val="0"/>
                      </a:ext>
                    </a:extLst>
                  </a:blip>
                  <a:srcRect l="52484" t="50000" r="29085" b="9177"/>
                  <a:stretch>
                    <a:fillRect/>
                  </a:stretch>
                </pic:blipFill>
                <pic:spPr bwMode="auto">
                  <a:xfrm>
                    <a:off x="0" y="0"/>
                    <a:ext cx="678180" cy="802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4FD4D6" w14:textId="77777777" w:rsidR="009E5FA9" w:rsidRDefault="009E5FA9" w:rsidP="001B6DE2">
    <w:pPr>
      <w:pStyle w:val="a3"/>
      <w:jc w:val="center"/>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E08CD"/>
    <w:multiLevelType w:val="hybridMultilevel"/>
    <w:tmpl w:val="021AE338"/>
    <w:lvl w:ilvl="0" w:tplc="CA9C7E12">
      <w:start w:val="1"/>
      <w:numFmt w:val="hebrew1"/>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4E21181"/>
    <w:multiLevelType w:val="multilevel"/>
    <w:tmpl w:val="6A8052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51069B0"/>
    <w:multiLevelType w:val="multilevel"/>
    <w:tmpl w:val="A4EA3AC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204F29"/>
    <w:multiLevelType w:val="multilevel"/>
    <w:tmpl w:val="2426414C"/>
    <w:lvl w:ilvl="0">
      <w:start w:val="1"/>
      <w:numFmt w:val="decimal"/>
      <w:lvlText w:val="%1."/>
      <w:lvlJc w:val="left"/>
      <w:pPr>
        <w:ind w:left="360" w:hanging="360"/>
      </w:pPr>
      <w:rPr>
        <w:rFonts w:hint="default"/>
        <w:sz w:val="20"/>
      </w:rPr>
    </w:lvl>
    <w:lvl w:ilvl="1">
      <w:start w:val="1"/>
      <w:numFmt w:val="decimal"/>
      <w:isLgl/>
      <w:lvlText w:val="%1.%2"/>
      <w:lvlJc w:val="left"/>
      <w:pPr>
        <w:ind w:left="390" w:hanging="390"/>
      </w:pPr>
      <w:rPr>
        <w:rFonts w:ascii="David" w:hAnsi="David" w:cs="David" w:hint="cs"/>
        <w:b w:val="0"/>
        <w:bCs w:val="0"/>
      </w:rPr>
    </w:lvl>
    <w:lvl w:ilvl="2">
      <w:start w:val="1"/>
      <w:numFmt w:val="decimal"/>
      <w:isLgl/>
      <w:lvlText w:val="%1.%2.%3"/>
      <w:lvlJc w:val="left"/>
      <w:pPr>
        <w:ind w:left="1712" w:hanging="720"/>
      </w:pPr>
      <w:rPr>
        <w:rFonts w:ascii="David" w:hAnsi="David" w:cs="David" w:hint="cs"/>
        <w:b/>
        <w:strike w:val="0"/>
      </w:rPr>
    </w:lvl>
    <w:lvl w:ilvl="3">
      <w:start w:val="1"/>
      <w:numFmt w:val="decimal"/>
      <w:isLgl/>
      <w:lvlText w:val="%1.%2.%3.%4"/>
      <w:lvlJc w:val="left"/>
      <w:pPr>
        <w:ind w:left="1854" w:hanging="720"/>
      </w:pPr>
      <w:rPr>
        <w:rFonts w:hint="default"/>
        <w:b/>
        <w:strike w:val="0"/>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4" w15:restartNumberingAfterBreak="0">
    <w:nsid w:val="0E852728"/>
    <w:multiLevelType w:val="hybridMultilevel"/>
    <w:tmpl w:val="DD8AA452"/>
    <w:lvl w:ilvl="0" w:tplc="0409000F">
      <w:start w:val="1"/>
      <w:numFmt w:val="decimal"/>
      <w:lvlText w:val="%1."/>
      <w:lvlJc w:val="left"/>
      <w:pPr>
        <w:ind w:left="720" w:hanging="360"/>
      </w:pPr>
      <w:rPr>
        <w:rFonts w:hint="default"/>
      </w:rPr>
    </w:lvl>
    <w:lvl w:ilvl="1" w:tplc="649C16F6">
      <w:start w:val="1"/>
      <w:numFmt w:val="hebrew1"/>
      <w:lvlText w:val="%2."/>
      <w:lvlJc w:val="left"/>
      <w:pPr>
        <w:ind w:left="830" w:hanging="40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D526A"/>
    <w:multiLevelType w:val="multilevel"/>
    <w:tmpl w:val="3DF41EF4"/>
    <w:lvl w:ilvl="0">
      <w:start w:val="1"/>
      <w:numFmt w:val="decimal"/>
      <w:lvlText w:val="%1."/>
      <w:lvlJc w:val="left"/>
      <w:pPr>
        <w:ind w:left="360" w:hanging="360"/>
      </w:pPr>
      <w:rPr>
        <w:rFonts w:hint="default"/>
        <w:b w:val="0"/>
        <w:bCs w:val="0"/>
        <w:u w:val="none"/>
      </w:rPr>
    </w:lvl>
    <w:lvl w:ilvl="1">
      <w:start w:val="1"/>
      <w:numFmt w:val="hebrew1"/>
      <w:lvlText w:val="%2."/>
      <w:lvlJc w:val="left"/>
      <w:pPr>
        <w:ind w:left="659" w:hanging="375"/>
      </w:pPr>
      <w:rPr>
        <w:rFonts w:hint="default"/>
        <w:b w:val="0"/>
        <w:bCs w:val="0"/>
        <w:sz w:val="28"/>
        <w:szCs w:val="28"/>
      </w:rPr>
    </w:lvl>
    <w:lvl w:ilvl="2">
      <w:start w:val="1"/>
      <w:numFmt w:val="decimal"/>
      <w:isLgl/>
      <w:lvlText w:val="%1.%2.%3"/>
      <w:lvlJc w:val="left"/>
      <w:pPr>
        <w:ind w:left="655" w:hanging="720"/>
      </w:pPr>
      <w:rPr>
        <w:rFonts w:hint="default"/>
      </w:rPr>
    </w:lvl>
    <w:lvl w:ilvl="3">
      <w:start w:val="1"/>
      <w:numFmt w:val="decimal"/>
      <w:isLgl/>
      <w:lvlText w:val="%1.%2.%3.%4"/>
      <w:lvlJc w:val="left"/>
      <w:pPr>
        <w:ind w:left="655" w:hanging="720"/>
      </w:pPr>
      <w:rPr>
        <w:rFonts w:hint="default"/>
      </w:rPr>
    </w:lvl>
    <w:lvl w:ilvl="4">
      <w:start w:val="1"/>
      <w:numFmt w:val="decimal"/>
      <w:isLgl/>
      <w:lvlText w:val="%1.%2.%3.%4.%5"/>
      <w:lvlJc w:val="left"/>
      <w:pPr>
        <w:ind w:left="1015" w:hanging="1080"/>
      </w:pPr>
      <w:rPr>
        <w:rFonts w:hint="default"/>
      </w:rPr>
    </w:lvl>
    <w:lvl w:ilvl="5">
      <w:start w:val="1"/>
      <w:numFmt w:val="decimal"/>
      <w:isLgl/>
      <w:lvlText w:val="%1.%2.%3.%4.%5.%6"/>
      <w:lvlJc w:val="left"/>
      <w:pPr>
        <w:ind w:left="1015" w:hanging="1080"/>
      </w:pPr>
      <w:rPr>
        <w:rFonts w:hint="default"/>
      </w:rPr>
    </w:lvl>
    <w:lvl w:ilvl="6">
      <w:start w:val="1"/>
      <w:numFmt w:val="decimal"/>
      <w:isLgl/>
      <w:lvlText w:val="%1.%2.%3.%4.%5.%6.%7"/>
      <w:lvlJc w:val="left"/>
      <w:pPr>
        <w:ind w:left="1375" w:hanging="1440"/>
      </w:pPr>
      <w:rPr>
        <w:rFonts w:hint="default"/>
      </w:rPr>
    </w:lvl>
    <w:lvl w:ilvl="7">
      <w:start w:val="1"/>
      <w:numFmt w:val="decimal"/>
      <w:isLgl/>
      <w:lvlText w:val="%1.%2.%3.%4.%5.%6.%7.%8"/>
      <w:lvlJc w:val="left"/>
      <w:pPr>
        <w:ind w:left="1375" w:hanging="1440"/>
      </w:pPr>
      <w:rPr>
        <w:rFonts w:hint="default"/>
      </w:rPr>
    </w:lvl>
    <w:lvl w:ilvl="8">
      <w:start w:val="1"/>
      <w:numFmt w:val="decimal"/>
      <w:isLgl/>
      <w:lvlText w:val="%1.%2.%3.%4.%5.%6.%7.%8.%9"/>
      <w:lvlJc w:val="left"/>
      <w:pPr>
        <w:ind w:left="1735" w:hanging="1800"/>
      </w:pPr>
      <w:rPr>
        <w:rFonts w:hint="default"/>
      </w:rPr>
    </w:lvl>
  </w:abstractNum>
  <w:abstractNum w:abstractNumId="6" w15:restartNumberingAfterBreak="0">
    <w:nsid w:val="2AAA05F6"/>
    <w:multiLevelType w:val="hybridMultilevel"/>
    <w:tmpl w:val="4D760362"/>
    <w:lvl w:ilvl="0" w:tplc="377CD93E">
      <w:start w:val="1"/>
      <w:numFmt w:val="decimal"/>
      <w:lvlText w:val="%1)"/>
      <w:lvlJc w:val="left"/>
      <w:pPr>
        <w:tabs>
          <w:tab w:val="num" w:pos="1211"/>
        </w:tabs>
        <w:ind w:left="1211" w:hanging="360"/>
      </w:pPr>
      <w:rPr>
        <w:rFonts w:ascii="Times New Roman" w:eastAsia="Times New Roman" w:hAnsi="Times New Roman" w:cs="David"/>
      </w:rPr>
    </w:lvl>
    <w:lvl w:ilvl="1" w:tplc="04090019">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7" w15:restartNumberingAfterBreak="0">
    <w:nsid w:val="32DC6DB7"/>
    <w:multiLevelType w:val="hybridMultilevel"/>
    <w:tmpl w:val="047C5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5F6212"/>
    <w:multiLevelType w:val="multilevel"/>
    <w:tmpl w:val="1A5CB1C6"/>
    <w:lvl w:ilvl="0">
      <w:start w:val="1"/>
      <w:numFmt w:val="bullet"/>
      <w:lvlText w:val=""/>
      <w:lvlJc w:val="left"/>
      <w:pPr>
        <w:ind w:left="1352" w:hanging="360"/>
      </w:pPr>
      <w:rPr>
        <w:rFonts w:ascii="Wingdings" w:hAnsi="Wingdings" w:hint="default"/>
        <w:sz w:val="20"/>
      </w:rPr>
    </w:lvl>
    <w:lvl w:ilvl="1">
      <w:start w:val="1"/>
      <w:numFmt w:val="decimal"/>
      <w:isLgl/>
      <w:lvlText w:val="%1.%2"/>
      <w:lvlJc w:val="left"/>
      <w:pPr>
        <w:ind w:left="1524" w:hanging="390"/>
      </w:pPr>
      <w:rPr>
        <w:rFonts w:hint="default"/>
        <w:b w:val="0"/>
        <w:bCs w:val="0"/>
      </w:rPr>
    </w:lvl>
    <w:lvl w:ilvl="2">
      <w:start w:val="1"/>
      <w:numFmt w:val="decimal"/>
      <w:isLgl/>
      <w:lvlText w:val="%1.%2.%3"/>
      <w:lvlJc w:val="left"/>
      <w:pPr>
        <w:ind w:left="1647" w:hanging="720"/>
      </w:pPr>
      <w:rPr>
        <w:rFonts w:hint="default"/>
        <w:b/>
      </w:rPr>
    </w:lvl>
    <w:lvl w:ilvl="3">
      <w:start w:val="1"/>
      <w:numFmt w:val="decimal"/>
      <w:isLgl/>
      <w:lvlText w:val="%1.%2.%3.%4"/>
      <w:lvlJc w:val="left"/>
      <w:pPr>
        <w:ind w:left="1647" w:hanging="720"/>
      </w:pPr>
      <w:rPr>
        <w:rFonts w:hint="default"/>
        <w:b/>
      </w:rPr>
    </w:lvl>
    <w:lvl w:ilvl="4">
      <w:start w:val="1"/>
      <w:numFmt w:val="decimal"/>
      <w:isLgl/>
      <w:lvlText w:val="%1.%2.%3.%4.%5"/>
      <w:lvlJc w:val="left"/>
      <w:pPr>
        <w:ind w:left="2007" w:hanging="1080"/>
      </w:pPr>
      <w:rPr>
        <w:rFonts w:hint="default"/>
        <w:b/>
      </w:rPr>
    </w:lvl>
    <w:lvl w:ilvl="5">
      <w:start w:val="1"/>
      <w:numFmt w:val="decimal"/>
      <w:isLgl/>
      <w:lvlText w:val="%1.%2.%3.%4.%5.%6"/>
      <w:lvlJc w:val="left"/>
      <w:pPr>
        <w:ind w:left="2007" w:hanging="1080"/>
      </w:pPr>
      <w:rPr>
        <w:rFonts w:hint="default"/>
        <w:b/>
      </w:rPr>
    </w:lvl>
    <w:lvl w:ilvl="6">
      <w:start w:val="1"/>
      <w:numFmt w:val="decimal"/>
      <w:isLgl/>
      <w:lvlText w:val="%1.%2.%3.%4.%5.%6.%7"/>
      <w:lvlJc w:val="left"/>
      <w:pPr>
        <w:ind w:left="2007" w:hanging="1080"/>
      </w:pPr>
      <w:rPr>
        <w:rFonts w:hint="default"/>
        <w:b/>
      </w:rPr>
    </w:lvl>
    <w:lvl w:ilvl="7">
      <w:start w:val="1"/>
      <w:numFmt w:val="decimal"/>
      <w:isLgl/>
      <w:lvlText w:val="%1.%2.%3.%4.%5.%6.%7.%8"/>
      <w:lvlJc w:val="left"/>
      <w:pPr>
        <w:ind w:left="2367" w:hanging="1440"/>
      </w:pPr>
      <w:rPr>
        <w:rFonts w:hint="default"/>
        <w:b/>
      </w:rPr>
    </w:lvl>
    <w:lvl w:ilvl="8">
      <w:start w:val="1"/>
      <w:numFmt w:val="decimal"/>
      <w:isLgl/>
      <w:lvlText w:val="%1.%2.%3.%4.%5.%6.%7.%8.%9"/>
      <w:lvlJc w:val="left"/>
      <w:pPr>
        <w:ind w:left="2367" w:hanging="1440"/>
      </w:pPr>
      <w:rPr>
        <w:rFonts w:hint="default"/>
        <w:b/>
      </w:rPr>
    </w:lvl>
  </w:abstractNum>
  <w:abstractNum w:abstractNumId="9" w15:restartNumberingAfterBreak="0">
    <w:nsid w:val="3B88157E"/>
    <w:multiLevelType w:val="hybridMultilevel"/>
    <w:tmpl w:val="F3E2ECB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2A85F5A"/>
    <w:multiLevelType w:val="hybridMultilevel"/>
    <w:tmpl w:val="047C5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10418B"/>
    <w:multiLevelType w:val="hybridMultilevel"/>
    <w:tmpl w:val="047C5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7B7255"/>
    <w:multiLevelType w:val="multilevel"/>
    <w:tmpl w:val="DBDABEAE"/>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3" w15:restartNumberingAfterBreak="0">
    <w:nsid w:val="5C847657"/>
    <w:multiLevelType w:val="hybridMultilevel"/>
    <w:tmpl w:val="8F9247BA"/>
    <w:lvl w:ilvl="0" w:tplc="04090001">
      <w:start w:val="1"/>
      <w:numFmt w:val="bullet"/>
      <w:lvlText w:val=""/>
      <w:lvlJc w:val="left"/>
      <w:pPr>
        <w:ind w:left="1158" w:hanging="360"/>
      </w:pPr>
      <w:rPr>
        <w:rFonts w:ascii="Symbol" w:hAnsi="Symbol" w:hint="default"/>
      </w:rPr>
    </w:lvl>
    <w:lvl w:ilvl="1" w:tplc="04090001">
      <w:start w:val="1"/>
      <w:numFmt w:val="bullet"/>
      <w:lvlText w:val=""/>
      <w:lvlJc w:val="left"/>
      <w:pPr>
        <w:ind w:left="1878" w:hanging="360"/>
      </w:pPr>
      <w:rPr>
        <w:rFonts w:ascii="Symbol" w:hAnsi="Symbol" w:hint="default"/>
      </w:rPr>
    </w:lvl>
    <w:lvl w:ilvl="2" w:tplc="04090005" w:tentative="1">
      <w:start w:val="1"/>
      <w:numFmt w:val="bullet"/>
      <w:lvlText w:val=""/>
      <w:lvlJc w:val="left"/>
      <w:pPr>
        <w:ind w:left="2598" w:hanging="360"/>
      </w:pPr>
      <w:rPr>
        <w:rFonts w:ascii="Wingdings" w:hAnsi="Wingdings" w:hint="default"/>
      </w:rPr>
    </w:lvl>
    <w:lvl w:ilvl="3" w:tplc="04090001" w:tentative="1">
      <w:start w:val="1"/>
      <w:numFmt w:val="bullet"/>
      <w:lvlText w:val=""/>
      <w:lvlJc w:val="left"/>
      <w:pPr>
        <w:ind w:left="3318" w:hanging="360"/>
      </w:pPr>
      <w:rPr>
        <w:rFonts w:ascii="Symbol" w:hAnsi="Symbol" w:hint="default"/>
      </w:rPr>
    </w:lvl>
    <w:lvl w:ilvl="4" w:tplc="04090003" w:tentative="1">
      <w:start w:val="1"/>
      <w:numFmt w:val="bullet"/>
      <w:lvlText w:val="o"/>
      <w:lvlJc w:val="left"/>
      <w:pPr>
        <w:ind w:left="4038" w:hanging="360"/>
      </w:pPr>
      <w:rPr>
        <w:rFonts w:ascii="Courier New" w:hAnsi="Courier New" w:cs="Courier New" w:hint="default"/>
      </w:rPr>
    </w:lvl>
    <w:lvl w:ilvl="5" w:tplc="04090005" w:tentative="1">
      <w:start w:val="1"/>
      <w:numFmt w:val="bullet"/>
      <w:lvlText w:val=""/>
      <w:lvlJc w:val="left"/>
      <w:pPr>
        <w:ind w:left="4758" w:hanging="360"/>
      </w:pPr>
      <w:rPr>
        <w:rFonts w:ascii="Wingdings" w:hAnsi="Wingdings" w:hint="default"/>
      </w:rPr>
    </w:lvl>
    <w:lvl w:ilvl="6" w:tplc="04090001" w:tentative="1">
      <w:start w:val="1"/>
      <w:numFmt w:val="bullet"/>
      <w:lvlText w:val=""/>
      <w:lvlJc w:val="left"/>
      <w:pPr>
        <w:ind w:left="5478" w:hanging="360"/>
      </w:pPr>
      <w:rPr>
        <w:rFonts w:ascii="Symbol" w:hAnsi="Symbol" w:hint="default"/>
      </w:rPr>
    </w:lvl>
    <w:lvl w:ilvl="7" w:tplc="04090003" w:tentative="1">
      <w:start w:val="1"/>
      <w:numFmt w:val="bullet"/>
      <w:lvlText w:val="o"/>
      <w:lvlJc w:val="left"/>
      <w:pPr>
        <w:ind w:left="6198" w:hanging="360"/>
      </w:pPr>
      <w:rPr>
        <w:rFonts w:ascii="Courier New" w:hAnsi="Courier New" w:cs="Courier New" w:hint="default"/>
      </w:rPr>
    </w:lvl>
    <w:lvl w:ilvl="8" w:tplc="04090005" w:tentative="1">
      <w:start w:val="1"/>
      <w:numFmt w:val="bullet"/>
      <w:lvlText w:val=""/>
      <w:lvlJc w:val="left"/>
      <w:pPr>
        <w:ind w:left="6918" w:hanging="360"/>
      </w:pPr>
      <w:rPr>
        <w:rFonts w:ascii="Wingdings" w:hAnsi="Wingdings" w:hint="default"/>
      </w:rPr>
    </w:lvl>
  </w:abstractNum>
  <w:abstractNum w:abstractNumId="14" w15:restartNumberingAfterBreak="0">
    <w:nsid w:val="612A4948"/>
    <w:multiLevelType w:val="hybridMultilevel"/>
    <w:tmpl w:val="047C5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EA4D3D"/>
    <w:multiLevelType w:val="hybridMultilevel"/>
    <w:tmpl w:val="86A6258C"/>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735D58"/>
    <w:multiLevelType w:val="hybridMultilevel"/>
    <w:tmpl w:val="611CF78E"/>
    <w:lvl w:ilvl="0" w:tplc="D9D68C86">
      <w:start w:val="1"/>
      <w:numFmt w:val="hebrew1"/>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15:restartNumberingAfterBreak="0">
    <w:nsid w:val="6BE91F61"/>
    <w:multiLevelType w:val="hybridMultilevel"/>
    <w:tmpl w:val="1BD05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B81B25"/>
    <w:multiLevelType w:val="hybridMultilevel"/>
    <w:tmpl w:val="EBF6E660"/>
    <w:lvl w:ilvl="0" w:tplc="04090011">
      <w:start w:val="1"/>
      <w:numFmt w:val="decimal"/>
      <w:lvlText w:val="%1)"/>
      <w:lvlJc w:val="left"/>
      <w:pPr>
        <w:tabs>
          <w:tab w:val="num" w:pos="1069"/>
        </w:tabs>
        <w:ind w:left="1069" w:hanging="360"/>
      </w:pPr>
      <w:rPr>
        <w:rFonts w:hint="default"/>
      </w:rPr>
    </w:lvl>
    <w:lvl w:ilvl="1" w:tplc="04090019">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9" w15:restartNumberingAfterBreak="0">
    <w:nsid w:val="702F7CE7"/>
    <w:multiLevelType w:val="hybridMultilevel"/>
    <w:tmpl w:val="1BD05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FA6182"/>
    <w:multiLevelType w:val="hybridMultilevel"/>
    <w:tmpl w:val="29ECB9D2"/>
    <w:lvl w:ilvl="0" w:tplc="2A4E53AA">
      <w:start w:val="1"/>
      <w:numFmt w:val="decimal"/>
      <w:lvlText w:val="%1)"/>
      <w:lvlJc w:val="left"/>
      <w:pPr>
        <w:tabs>
          <w:tab w:val="num" w:pos="1211"/>
        </w:tabs>
        <w:ind w:left="1211" w:hanging="360"/>
      </w:pPr>
      <w:rPr>
        <w:rFonts w:ascii="Times New Roman" w:eastAsia="Times New Roman" w:hAnsi="Times New Roman" w:cs="David"/>
      </w:rPr>
    </w:lvl>
    <w:lvl w:ilvl="1" w:tplc="04090019">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num w:numId="1">
    <w:abstractNumId w:val="18"/>
  </w:num>
  <w:num w:numId="2">
    <w:abstractNumId w:val="5"/>
  </w:num>
  <w:num w:numId="3">
    <w:abstractNumId w:val="4"/>
  </w:num>
  <w:num w:numId="4">
    <w:abstractNumId w:val="17"/>
  </w:num>
  <w:num w:numId="5">
    <w:abstractNumId w:val="11"/>
  </w:num>
  <w:num w:numId="6">
    <w:abstractNumId w:val="19"/>
  </w:num>
  <w:num w:numId="7">
    <w:abstractNumId w:val="14"/>
  </w:num>
  <w:num w:numId="8">
    <w:abstractNumId w:val="10"/>
  </w:num>
  <w:num w:numId="9">
    <w:abstractNumId w:val="7"/>
  </w:num>
  <w:num w:numId="10">
    <w:abstractNumId w:val="6"/>
  </w:num>
  <w:num w:numId="11">
    <w:abstractNumId w:val="20"/>
  </w:num>
  <w:num w:numId="12">
    <w:abstractNumId w:val="0"/>
  </w:num>
  <w:num w:numId="13">
    <w:abstractNumId w:val="16"/>
  </w:num>
  <w:num w:numId="14">
    <w:abstractNumId w:val="13"/>
  </w:num>
  <w:num w:numId="15">
    <w:abstractNumId w:val="3"/>
  </w:num>
  <w:num w:numId="16">
    <w:abstractNumId w:val="1"/>
  </w:num>
  <w:num w:numId="17">
    <w:abstractNumId w:val="9"/>
  </w:num>
  <w:num w:numId="18">
    <w:abstractNumId w:val="15"/>
  </w:num>
  <w:num w:numId="19">
    <w:abstractNumId w:val="12"/>
  </w:num>
  <w:num w:numId="20">
    <w:abstractNumId w:val="8"/>
  </w:num>
  <w:num w:numId="21">
    <w:abstractNumId w:val="2"/>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מרה&quot;ס/השברה/עת&quot;ר/קמ&quot;ד חוזים והתקשרויות-יוליאנה">
    <w15:presenceInfo w15:providerId="AD" w15:userId="S-1-5-21-412834332-871700405-1452426674-24599"/>
  </w15:person>
  <w15:person w15:author="טל חנה אודלר - מרה&quot;ס/מחלקת הפעלה/ענף החלפים והאמצעים/אמצעים ומערכות/קמ&quot;ד ציוד בתי מלאכה">
    <w15:presenceInfo w15:providerId="AD" w15:userId="S-1-5-21-412834332-871700405-1452426674-3291384"/>
  </w15:person>
  <w15:person w15:author="טל לנדאו - מש&quot;א 7000/מכללים/ב&quot;מ דגמים יצור והנצלה/מהנדס">
    <w15:presenceInfo w15:providerId="AD" w15:userId="S-1-5-21-412834332-871700405-1452426674-1348774"/>
  </w15:person>
  <w15:person w15:author="מש&quot;א 7000/נה&quot;י/נמו&quot;ר/רת&quot;ח חומרים וצב&quot;ם">
    <w15:presenceInfo w15:providerId="AD" w15:userId="S-1-5-21-412834332-871700405-1452426674-3307816"/>
  </w15:person>
  <w15:person w15:author="מש&quot;א 7000/מכללים/ב&quot;מ דגמים יצור והנצלה/מהנדס-לנדאו טל">
    <w15:presenceInfo w15:providerId="AD" w15:userId="S-1-5-21-412834332-871700405-1452426674-13487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53249"/>
  </w:hdrShapeDefaults>
  <w:footnotePr>
    <w:footnote w:id="-1"/>
    <w:footnote w:id="0"/>
  </w:footnotePr>
  <w:endnotePr>
    <w:numFmt w:val="hebrew2"/>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250"/>
    <w:rsid w:val="0000045B"/>
    <w:rsid w:val="00003909"/>
    <w:rsid w:val="00004413"/>
    <w:rsid w:val="00010023"/>
    <w:rsid w:val="000116BB"/>
    <w:rsid w:val="00013114"/>
    <w:rsid w:val="00016F58"/>
    <w:rsid w:val="00031F31"/>
    <w:rsid w:val="000358F3"/>
    <w:rsid w:val="00036ABB"/>
    <w:rsid w:val="000450A5"/>
    <w:rsid w:val="00051788"/>
    <w:rsid w:val="00054F2B"/>
    <w:rsid w:val="00066E3F"/>
    <w:rsid w:val="0007354C"/>
    <w:rsid w:val="0008217E"/>
    <w:rsid w:val="00083F8F"/>
    <w:rsid w:val="00086908"/>
    <w:rsid w:val="000902D2"/>
    <w:rsid w:val="0009450B"/>
    <w:rsid w:val="00095C5A"/>
    <w:rsid w:val="000970C4"/>
    <w:rsid w:val="000A2910"/>
    <w:rsid w:val="000A4CBE"/>
    <w:rsid w:val="000A51BD"/>
    <w:rsid w:val="000A6AB9"/>
    <w:rsid w:val="000B366F"/>
    <w:rsid w:val="000B4E35"/>
    <w:rsid w:val="000B5543"/>
    <w:rsid w:val="000B59D2"/>
    <w:rsid w:val="000C089F"/>
    <w:rsid w:val="000C0BC2"/>
    <w:rsid w:val="000C19F2"/>
    <w:rsid w:val="000C20ED"/>
    <w:rsid w:val="000C36A0"/>
    <w:rsid w:val="000C45D8"/>
    <w:rsid w:val="000C5A2A"/>
    <w:rsid w:val="000D0794"/>
    <w:rsid w:val="000D08C0"/>
    <w:rsid w:val="000D2843"/>
    <w:rsid w:val="000D3ABC"/>
    <w:rsid w:val="000E2836"/>
    <w:rsid w:val="000E39FF"/>
    <w:rsid w:val="000E5E7A"/>
    <w:rsid w:val="000F0AA7"/>
    <w:rsid w:val="000F2E0D"/>
    <w:rsid w:val="000F7658"/>
    <w:rsid w:val="001031E7"/>
    <w:rsid w:val="001040AD"/>
    <w:rsid w:val="00104570"/>
    <w:rsid w:val="00104D75"/>
    <w:rsid w:val="00106010"/>
    <w:rsid w:val="00107F46"/>
    <w:rsid w:val="001152AB"/>
    <w:rsid w:val="001172FC"/>
    <w:rsid w:val="00123506"/>
    <w:rsid w:val="0012444B"/>
    <w:rsid w:val="0012556B"/>
    <w:rsid w:val="001323DB"/>
    <w:rsid w:val="00135054"/>
    <w:rsid w:val="00135D24"/>
    <w:rsid w:val="001403C5"/>
    <w:rsid w:val="0014191B"/>
    <w:rsid w:val="00141CDF"/>
    <w:rsid w:val="001424B5"/>
    <w:rsid w:val="00143846"/>
    <w:rsid w:val="00144962"/>
    <w:rsid w:val="00145573"/>
    <w:rsid w:val="00146BD3"/>
    <w:rsid w:val="00151901"/>
    <w:rsid w:val="00151A92"/>
    <w:rsid w:val="00155259"/>
    <w:rsid w:val="00157898"/>
    <w:rsid w:val="00157AA5"/>
    <w:rsid w:val="00162E94"/>
    <w:rsid w:val="00171D44"/>
    <w:rsid w:val="00174334"/>
    <w:rsid w:val="001746FC"/>
    <w:rsid w:val="0017477C"/>
    <w:rsid w:val="001749B3"/>
    <w:rsid w:val="00183CBE"/>
    <w:rsid w:val="001847B4"/>
    <w:rsid w:val="00185248"/>
    <w:rsid w:val="00186885"/>
    <w:rsid w:val="001A19DC"/>
    <w:rsid w:val="001B019F"/>
    <w:rsid w:val="001B480A"/>
    <w:rsid w:val="001B49AB"/>
    <w:rsid w:val="001B5E8B"/>
    <w:rsid w:val="001B6DE2"/>
    <w:rsid w:val="001C0E0A"/>
    <w:rsid w:val="001C29A1"/>
    <w:rsid w:val="001C379F"/>
    <w:rsid w:val="001D0569"/>
    <w:rsid w:val="001D0BAE"/>
    <w:rsid w:val="001D4ACF"/>
    <w:rsid w:val="001D7E7C"/>
    <w:rsid w:val="001E24C3"/>
    <w:rsid w:val="001E43C0"/>
    <w:rsid w:val="001E66FF"/>
    <w:rsid w:val="001F5A89"/>
    <w:rsid w:val="001F6BDF"/>
    <w:rsid w:val="001F757A"/>
    <w:rsid w:val="00201425"/>
    <w:rsid w:val="00201485"/>
    <w:rsid w:val="002020BC"/>
    <w:rsid w:val="002043B0"/>
    <w:rsid w:val="00204E37"/>
    <w:rsid w:val="002121A8"/>
    <w:rsid w:val="002131F3"/>
    <w:rsid w:val="00214872"/>
    <w:rsid w:val="0021628B"/>
    <w:rsid w:val="00217EC5"/>
    <w:rsid w:val="00220534"/>
    <w:rsid w:val="00220547"/>
    <w:rsid w:val="00226E5E"/>
    <w:rsid w:val="00227E2A"/>
    <w:rsid w:val="00231BD6"/>
    <w:rsid w:val="0023307F"/>
    <w:rsid w:val="00235BF0"/>
    <w:rsid w:val="00243641"/>
    <w:rsid w:val="00244333"/>
    <w:rsid w:val="0024687E"/>
    <w:rsid w:val="00254104"/>
    <w:rsid w:val="0025475D"/>
    <w:rsid w:val="00256959"/>
    <w:rsid w:val="002634C9"/>
    <w:rsid w:val="00263F86"/>
    <w:rsid w:val="002644DF"/>
    <w:rsid w:val="0027168E"/>
    <w:rsid w:val="002731DA"/>
    <w:rsid w:val="0028269C"/>
    <w:rsid w:val="002907F3"/>
    <w:rsid w:val="00291B2C"/>
    <w:rsid w:val="00294AA8"/>
    <w:rsid w:val="002954C7"/>
    <w:rsid w:val="00297BB9"/>
    <w:rsid w:val="002A197A"/>
    <w:rsid w:val="002A56B8"/>
    <w:rsid w:val="002A66E3"/>
    <w:rsid w:val="002B21DE"/>
    <w:rsid w:val="002B2F58"/>
    <w:rsid w:val="002B31D3"/>
    <w:rsid w:val="002C23FC"/>
    <w:rsid w:val="002C317B"/>
    <w:rsid w:val="002C404E"/>
    <w:rsid w:val="002C590E"/>
    <w:rsid w:val="002C61C3"/>
    <w:rsid w:val="002C7DAA"/>
    <w:rsid w:val="002D2D42"/>
    <w:rsid w:val="002D7876"/>
    <w:rsid w:val="002E1A01"/>
    <w:rsid w:val="002E4432"/>
    <w:rsid w:val="002E7497"/>
    <w:rsid w:val="002F016D"/>
    <w:rsid w:val="002F23C8"/>
    <w:rsid w:val="002F4170"/>
    <w:rsid w:val="00301BF1"/>
    <w:rsid w:val="00301EF7"/>
    <w:rsid w:val="00303213"/>
    <w:rsid w:val="003033F3"/>
    <w:rsid w:val="00305E86"/>
    <w:rsid w:val="00306ACD"/>
    <w:rsid w:val="00306E1E"/>
    <w:rsid w:val="00310439"/>
    <w:rsid w:val="00313761"/>
    <w:rsid w:val="003345DD"/>
    <w:rsid w:val="003355CF"/>
    <w:rsid w:val="003356C2"/>
    <w:rsid w:val="00335FDA"/>
    <w:rsid w:val="0033709D"/>
    <w:rsid w:val="00337293"/>
    <w:rsid w:val="00337A2A"/>
    <w:rsid w:val="00341BF6"/>
    <w:rsid w:val="00344EB5"/>
    <w:rsid w:val="00345C7C"/>
    <w:rsid w:val="00346408"/>
    <w:rsid w:val="00347690"/>
    <w:rsid w:val="0035121D"/>
    <w:rsid w:val="00356AE2"/>
    <w:rsid w:val="00363E80"/>
    <w:rsid w:val="00366230"/>
    <w:rsid w:val="003674BD"/>
    <w:rsid w:val="00367A72"/>
    <w:rsid w:val="00370510"/>
    <w:rsid w:val="003719DD"/>
    <w:rsid w:val="00371F8C"/>
    <w:rsid w:val="00372136"/>
    <w:rsid w:val="00374EF5"/>
    <w:rsid w:val="0037619E"/>
    <w:rsid w:val="0038143B"/>
    <w:rsid w:val="00381793"/>
    <w:rsid w:val="003817AA"/>
    <w:rsid w:val="00381B76"/>
    <w:rsid w:val="00381D17"/>
    <w:rsid w:val="00385B3B"/>
    <w:rsid w:val="00386584"/>
    <w:rsid w:val="00395F90"/>
    <w:rsid w:val="003B39EC"/>
    <w:rsid w:val="003B71C9"/>
    <w:rsid w:val="003C1727"/>
    <w:rsid w:val="003C5618"/>
    <w:rsid w:val="003D2744"/>
    <w:rsid w:val="003D2E70"/>
    <w:rsid w:val="003D4D4E"/>
    <w:rsid w:val="003E37F3"/>
    <w:rsid w:val="003E4D2F"/>
    <w:rsid w:val="003F1C89"/>
    <w:rsid w:val="003F2387"/>
    <w:rsid w:val="003F3A4E"/>
    <w:rsid w:val="003F4A55"/>
    <w:rsid w:val="003F5E5C"/>
    <w:rsid w:val="003F73A0"/>
    <w:rsid w:val="003F73F6"/>
    <w:rsid w:val="00404D4F"/>
    <w:rsid w:val="00405F7F"/>
    <w:rsid w:val="0041050F"/>
    <w:rsid w:val="00411536"/>
    <w:rsid w:val="00415C2E"/>
    <w:rsid w:val="00416D4B"/>
    <w:rsid w:val="00417094"/>
    <w:rsid w:val="00424D98"/>
    <w:rsid w:val="00426143"/>
    <w:rsid w:val="00427285"/>
    <w:rsid w:val="004313CD"/>
    <w:rsid w:val="00432099"/>
    <w:rsid w:val="004514A6"/>
    <w:rsid w:val="0045378E"/>
    <w:rsid w:val="004542F8"/>
    <w:rsid w:val="004627CD"/>
    <w:rsid w:val="00471EF8"/>
    <w:rsid w:val="0047217A"/>
    <w:rsid w:val="00472579"/>
    <w:rsid w:val="00476FD6"/>
    <w:rsid w:val="00480A0B"/>
    <w:rsid w:val="004834E4"/>
    <w:rsid w:val="004841BA"/>
    <w:rsid w:val="00495A97"/>
    <w:rsid w:val="00496677"/>
    <w:rsid w:val="004A1FBE"/>
    <w:rsid w:val="004A2D5C"/>
    <w:rsid w:val="004A5D74"/>
    <w:rsid w:val="004A5FCE"/>
    <w:rsid w:val="004A6861"/>
    <w:rsid w:val="004A7798"/>
    <w:rsid w:val="004B0187"/>
    <w:rsid w:val="004B0F69"/>
    <w:rsid w:val="004B1B58"/>
    <w:rsid w:val="004C21A8"/>
    <w:rsid w:val="004C4581"/>
    <w:rsid w:val="004D4E39"/>
    <w:rsid w:val="004D792B"/>
    <w:rsid w:val="004D7971"/>
    <w:rsid w:val="004E0406"/>
    <w:rsid w:val="004E0F7F"/>
    <w:rsid w:val="004E15DD"/>
    <w:rsid w:val="004E3AB4"/>
    <w:rsid w:val="004E4235"/>
    <w:rsid w:val="004E73A0"/>
    <w:rsid w:val="004F0180"/>
    <w:rsid w:val="004F0DBC"/>
    <w:rsid w:val="004F2719"/>
    <w:rsid w:val="004F4193"/>
    <w:rsid w:val="0050067E"/>
    <w:rsid w:val="00500FDC"/>
    <w:rsid w:val="00503099"/>
    <w:rsid w:val="00514F38"/>
    <w:rsid w:val="0052454E"/>
    <w:rsid w:val="00525F87"/>
    <w:rsid w:val="005263C4"/>
    <w:rsid w:val="0053754E"/>
    <w:rsid w:val="00537657"/>
    <w:rsid w:val="00537A99"/>
    <w:rsid w:val="00537DC6"/>
    <w:rsid w:val="0054113F"/>
    <w:rsid w:val="005437F1"/>
    <w:rsid w:val="005523E9"/>
    <w:rsid w:val="00553947"/>
    <w:rsid w:val="00555FBB"/>
    <w:rsid w:val="00566525"/>
    <w:rsid w:val="00570F7E"/>
    <w:rsid w:val="005719EE"/>
    <w:rsid w:val="00572FF5"/>
    <w:rsid w:val="00574C40"/>
    <w:rsid w:val="005752ED"/>
    <w:rsid w:val="00580039"/>
    <w:rsid w:val="00596785"/>
    <w:rsid w:val="005B0FA6"/>
    <w:rsid w:val="005B667B"/>
    <w:rsid w:val="005C07C3"/>
    <w:rsid w:val="005C2202"/>
    <w:rsid w:val="005C4DC4"/>
    <w:rsid w:val="005C5FE1"/>
    <w:rsid w:val="005D1895"/>
    <w:rsid w:val="005D1C74"/>
    <w:rsid w:val="005D6BDC"/>
    <w:rsid w:val="005E07A7"/>
    <w:rsid w:val="005E1690"/>
    <w:rsid w:val="005E1B50"/>
    <w:rsid w:val="005E36DA"/>
    <w:rsid w:val="005E599B"/>
    <w:rsid w:val="005E5C02"/>
    <w:rsid w:val="005E7077"/>
    <w:rsid w:val="005F2661"/>
    <w:rsid w:val="005F3120"/>
    <w:rsid w:val="005F706E"/>
    <w:rsid w:val="005F7261"/>
    <w:rsid w:val="00603EA9"/>
    <w:rsid w:val="00604C79"/>
    <w:rsid w:val="00605936"/>
    <w:rsid w:val="00606250"/>
    <w:rsid w:val="006075D4"/>
    <w:rsid w:val="00611052"/>
    <w:rsid w:val="00613682"/>
    <w:rsid w:val="00614902"/>
    <w:rsid w:val="00617F66"/>
    <w:rsid w:val="0062451D"/>
    <w:rsid w:val="006247D5"/>
    <w:rsid w:val="00631202"/>
    <w:rsid w:val="006317D2"/>
    <w:rsid w:val="00632D88"/>
    <w:rsid w:val="00634FD5"/>
    <w:rsid w:val="0063720E"/>
    <w:rsid w:val="006412AD"/>
    <w:rsid w:val="00645D31"/>
    <w:rsid w:val="00646E4B"/>
    <w:rsid w:val="0065586D"/>
    <w:rsid w:val="00662CE4"/>
    <w:rsid w:val="00662F16"/>
    <w:rsid w:val="006766CF"/>
    <w:rsid w:val="00686484"/>
    <w:rsid w:val="00686B96"/>
    <w:rsid w:val="00687E41"/>
    <w:rsid w:val="0069038E"/>
    <w:rsid w:val="006906AE"/>
    <w:rsid w:val="00690E6A"/>
    <w:rsid w:val="0069698D"/>
    <w:rsid w:val="00697B36"/>
    <w:rsid w:val="006A151B"/>
    <w:rsid w:val="006A2777"/>
    <w:rsid w:val="006A552D"/>
    <w:rsid w:val="006B178D"/>
    <w:rsid w:val="006B18BA"/>
    <w:rsid w:val="006B200C"/>
    <w:rsid w:val="006B5BAA"/>
    <w:rsid w:val="006B5E1A"/>
    <w:rsid w:val="006C1D83"/>
    <w:rsid w:val="006C1EE5"/>
    <w:rsid w:val="006C617D"/>
    <w:rsid w:val="006D26F2"/>
    <w:rsid w:val="006D30A2"/>
    <w:rsid w:val="006D3606"/>
    <w:rsid w:val="006D36E2"/>
    <w:rsid w:val="006D4524"/>
    <w:rsid w:val="006D4D9F"/>
    <w:rsid w:val="006D64EF"/>
    <w:rsid w:val="006E29E3"/>
    <w:rsid w:val="006E7C72"/>
    <w:rsid w:val="006F001A"/>
    <w:rsid w:val="006F0440"/>
    <w:rsid w:val="006F452F"/>
    <w:rsid w:val="006F4BC9"/>
    <w:rsid w:val="006F7272"/>
    <w:rsid w:val="006F7D89"/>
    <w:rsid w:val="00706985"/>
    <w:rsid w:val="0070761C"/>
    <w:rsid w:val="00707E7F"/>
    <w:rsid w:val="00710495"/>
    <w:rsid w:val="007118B9"/>
    <w:rsid w:val="00715D46"/>
    <w:rsid w:val="00717D8D"/>
    <w:rsid w:val="007235B4"/>
    <w:rsid w:val="00723772"/>
    <w:rsid w:val="007259EF"/>
    <w:rsid w:val="007265C9"/>
    <w:rsid w:val="0073190B"/>
    <w:rsid w:val="0074240B"/>
    <w:rsid w:val="00743831"/>
    <w:rsid w:val="00743BD5"/>
    <w:rsid w:val="0074485D"/>
    <w:rsid w:val="00746CE4"/>
    <w:rsid w:val="00754A0C"/>
    <w:rsid w:val="007563B8"/>
    <w:rsid w:val="00761619"/>
    <w:rsid w:val="00762AF2"/>
    <w:rsid w:val="00764A60"/>
    <w:rsid w:val="007659CF"/>
    <w:rsid w:val="00767B88"/>
    <w:rsid w:val="00771FD9"/>
    <w:rsid w:val="00772E72"/>
    <w:rsid w:val="00772E78"/>
    <w:rsid w:val="007738B6"/>
    <w:rsid w:val="00774112"/>
    <w:rsid w:val="00775282"/>
    <w:rsid w:val="00780005"/>
    <w:rsid w:val="00781EAD"/>
    <w:rsid w:val="00785AD2"/>
    <w:rsid w:val="00787049"/>
    <w:rsid w:val="0079213A"/>
    <w:rsid w:val="00795CAA"/>
    <w:rsid w:val="007A07E8"/>
    <w:rsid w:val="007A1A7B"/>
    <w:rsid w:val="007A2E74"/>
    <w:rsid w:val="007A3F18"/>
    <w:rsid w:val="007A798C"/>
    <w:rsid w:val="007B0EDE"/>
    <w:rsid w:val="007B69DB"/>
    <w:rsid w:val="007C4C55"/>
    <w:rsid w:val="007D3B61"/>
    <w:rsid w:val="007D506B"/>
    <w:rsid w:val="007D5786"/>
    <w:rsid w:val="007D5E71"/>
    <w:rsid w:val="007D6B57"/>
    <w:rsid w:val="007D7007"/>
    <w:rsid w:val="007E06E0"/>
    <w:rsid w:val="007E315D"/>
    <w:rsid w:val="007E6E1E"/>
    <w:rsid w:val="007F338E"/>
    <w:rsid w:val="007F41A0"/>
    <w:rsid w:val="007F597E"/>
    <w:rsid w:val="007F647A"/>
    <w:rsid w:val="007F7E98"/>
    <w:rsid w:val="0081356F"/>
    <w:rsid w:val="00814A1F"/>
    <w:rsid w:val="0081633C"/>
    <w:rsid w:val="0081643C"/>
    <w:rsid w:val="008171A6"/>
    <w:rsid w:val="00821E65"/>
    <w:rsid w:val="00824AE4"/>
    <w:rsid w:val="00832946"/>
    <w:rsid w:val="00836335"/>
    <w:rsid w:val="00841461"/>
    <w:rsid w:val="00845018"/>
    <w:rsid w:val="00850A56"/>
    <w:rsid w:val="00852E74"/>
    <w:rsid w:val="00853468"/>
    <w:rsid w:val="008551F9"/>
    <w:rsid w:val="00855F9B"/>
    <w:rsid w:val="00862B3F"/>
    <w:rsid w:val="00862ECA"/>
    <w:rsid w:val="00863C1B"/>
    <w:rsid w:val="00864366"/>
    <w:rsid w:val="00866AA3"/>
    <w:rsid w:val="00866E35"/>
    <w:rsid w:val="00873A84"/>
    <w:rsid w:val="0087715E"/>
    <w:rsid w:val="00877ABE"/>
    <w:rsid w:val="008815C6"/>
    <w:rsid w:val="0088361C"/>
    <w:rsid w:val="0088533A"/>
    <w:rsid w:val="00886BF4"/>
    <w:rsid w:val="008920E4"/>
    <w:rsid w:val="00895D76"/>
    <w:rsid w:val="00897456"/>
    <w:rsid w:val="008A1317"/>
    <w:rsid w:val="008A38A9"/>
    <w:rsid w:val="008A6381"/>
    <w:rsid w:val="008B0231"/>
    <w:rsid w:val="008B0D9F"/>
    <w:rsid w:val="008B18B0"/>
    <w:rsid w:val="008B4FAD"/>
    <w:rsid w:val="008C0D42"/>
    <w:rsid w:val="008C21FC"/>
    <w:rsid w:val="008C323D"/>
    <w:rsid w:val="008C3EDA"/>
    <w:rsid w:val="008C59AA"/>
    <w:rsid w:val="008C6349"/>
    <w:rsid w:val="008C6F3D"/>
    <w:rsid w:val="008D17E9"/>
    <w:rsid w:val="008D3BAD"/>
    <w:rsid w:val="008D7AE6"/>
    <w:rsid w:val="008E2F42"/>
    <w:rsid w:val="008E3334"/>
    <w:rsid w:val="008F43EE"/>
    <w:rsid w:val="00903F90"/>
    <w:rsid w:val="0090749A"/>
    <w:rsid w:val="00910BC5"/>
    <w:rsid w:val="00913FFB"/>
    <w:rsid w:val="009229B1"/>
    <w:rsid w:val="0092435C"/>
    <w:rsid w:val="00924CC8"/>
    <w:rsid w:val="0093380E"/>
    <w:rsid w:val="009357D8"/>
    <w:rsid w:val="00937729"/>
    <w:rsid w:val="009402EB"/>
    <w:rsid w:val="009461C4"/>
    <w:rsid w:val="0095026E"/>
    <w:rsid w:val="00954078"/>
    <w:rsid w:val="00960129"/>
    <w:rsid w:val="009638D4"/>
    <w:rsid w:val="00964F31"/>
    <w:rsid w:val="00966183"/>
    <w:rsid w:val="00967468"/>
    <w:rsid w:val="0097007E"/>
    <w:rsid w:val="00971C0D"/>
    <w:rsid w:val="00972307"/>
    <w:rsid w:val="00976389"/>
    <w:rsid w:val="00991FF1"/>
    <w:rsid w:val="009A20AE"/>
    <w:rsid w:val="009A4D1C"/>
    <w:rsid w:val="009A6A68"/>
    <w:rsid w:val="009A700B"/>
    <w:rsid w:val="009B0FED"/>
    <w:rsid w:val="009B330B"/>
    <w:rsid w:val="009D43C7"/>
    <w:rsid w:val="009D5C4B"/>
    <w:rsid w:val="009D5F82"/>
    <w:rsid w:val="009E3846"/>
    <w:rsid w:val="009E5FA9"/>
    <w:rsid w:val="009E708D"/>
    <w:rsid w:val="009F07B9"/>
    <w:rsid w:val="009F724F"/>
    <w:rsid w:val="00A023DB"/>
    <w:rsid w:val="00A037E2"/>
    <w:rsid w:val="00A05E5E"/>
    <w:rsid w:val="00A24DF9"/>
    <w:rsid w:val="00A31637"/>
    <w:rsid w:val="00A40713"/>
    <w:rsid w:val="00A4173C"/>
    <w:rsid w:val="00A42853"/>
    <w:rsid w:val="00A42B0B"/>
    <w:rsid w:val="00A463D0"/>
    <w:rsid w:val="00A47BC4"/>
    <w:rsid w:val="00A541BE"/>
    <w:rsid w:val="00A620F2"/>
    <w:rsid w:val="00A66599"/>
    <w:rsid w:val="00A67FE7"/>
    <w:rsid w:val="00A71433"/>
    <w:rsid w:val="00A71CD7"/>
    <w:rsid w:val="00A7411F"/>
    <w:rsid w:val="00A76D66"/>
    <w:rsid w:val="00A77082"/>
    <w:rsid w:val="00A84BF3"/>
    <w:rsid w:val="00A90B3E"/>
    <w:rsid w:val="00A93F26"/>
    <w:rsid w:val="00A93FB2"/>
    <w:rsid w:val="00AA08D0"/>
    <w:rsid w:val="00AA7F5C"/>
    <w:rsid w:val="00AB232E"/>
    <w:rsid w:val="00AB2455"/>
    <w:rsid w:val="00AB2E61"/>
    <w:rsid w:val="00AB6FE2"/>
    <w:rsid w:val="00AB74A8"/>
    <w:rsid w:val="00AC1AC2"/>
    <w:rsid w:val="00AE305A"/>
    <w:rsid w:val="00AE3E9F"/>
    <w:rsid w:val="00AE53A0"/>
    <w:rsid w:val="00AE5CFF"/>
    <w:rsid w:val="00AE6790"/>
    <w:rsid w:val="00AF6EEC"/>
    <w:rsid w:val="00B018A1"/>
    <w:rsid w:val="00B01DD2"/>
    <w:rsid w:val="00B04B2D"/>
    <w:rsid w:val="00B05456"/>
    <w:rsid w:val="00B14C2D"/>
    <w:rsid w:val="00B210BD"/>
    <w:rsid w:val="00B32B50"/>
    <w:rsid w:val="00B3303F"/>
    <w:rsid w:val="00B342FD"/>
    <w:rsid w:val="00B369FE"/>
    <w:rsid w:val="00B45D87"/>
    <w:rsid w:val="00B464AC"/>
    <w:rsid w:val="00B4653E"/>
    <w:rsid w:val="00B46F59"/>
    <w:rsid w:val="00B5011B"/>
    <w:rsid w:val="00B56554"/>
    <w:rsid w:val="00B62E86"/>
    <w:rsid w:val="00B65527"/>
    <w:rsid w:val="00B67108"/>
    <w:rsid w:val="00B6750D"/>
    <w:rsid w:val="00B67FA4"/>
    <w:rsid w:val="00B75C6A"/>
    <w:rsid w:val="00B7632C"/>
    <w:rsid w:val="00B774DD"/>
    <w:rsid w:val="00B8260E"/>
    <w:rsid w:val="00B82B09"/>
    <w:rsid w:val="00B87373"/>
    <w:rsid w:val="00B9133C"/>
    <w:rsid w:val="00B93E9A"/>
    <w:rsid w:val="00B94AC3"/>
    <w:rsid w:val="00B955EC"/>
    <w:rsid w:val="00B96199"/>
    <w:rsid w:val="00B96FD8"/>
    <w:rsid w:val="00BA64E4"/>
    <w:rsid w:val="00BA6A2B"/>
    <w:rsid w:val="00BA7EA9"/>
    <w:rsid w:val="00BB08FE"/>
    <w:rsid w:val="00BB1E52"/>
    <w:rsid w:val="00BB5AE6"/>
    <w:rsid w:val="00BB6E91"/>
    <w:rsid w:val="00BC218E"/>
    <w:rsid w:val="00BD4B32"/>
    <w:rsid w:val="00BD716E"/>
    <w:rsid w:val="00BD75C6"/>
    <w:rsid w:val="00BE0C1E"/>
    <w:rsid w:val="00BE1839"/>
    <w:rsid w:val="00BE2668"/>
    <w:rsid w:val="00BE6A39"/>
    <w:rsid w:val="00BF1990"/>
    <w:rsid w:val="00BF2B3C"/>
    <w:rsid w:val="00BF2F2C"/>
    <w:rsid w:val="00C0047B"/>
    <w:rsid w:val="00C059F7"/>
    <w:rsid w:val="00C0740F"/>
    <w:rsid w:val="00C101D6"/>
    <w:rsid w:val="00C13823"/>
    <w:rsid w:val="00C1592D"/>
    <w:rsid w:val="00C16AFA"/>
    <w:rsid w:val="00C17C54"/>
    <w:rsid w:val="00C20184"/>
    <w:rsid w:val="00C204CB"/>
    <w:rsid w:val="00C20C38"/>
    <w:rsid w:val="00C23A74"/>
    <w:rsid w:val="00C26D90"/>
    <w:rsid w:val="00C321B2"/>
    <w:rsid w:val="00C34EF1"/>
    <w:rsid w:val="00C44286"/>
    <w:rsid w:val="00C46EE3"/>
    <w:rsid w:val="00C5145D"/>
    <w:rsid w:val="00C54148"/>
    <w:rsid w:val="00C54522"/>
    <w:rsid w:val="00C5613E"/>
    <w:rsid w:val="00C60420"/>
    <w:rsid w:val="00C633D9"/>
    <w:rsid w:val="00C64B6D"/>
    <w:rsid w:val="00C70C63"/>
    <w:rsid w:val="00C72726"/>
    <w:rsid w:val="00C72FE3"/>
    <w:rsid w:val="00C755B7"/>
    <w:rsid w:val="00C75A73"/>
    <w:rsid w:val="00C863EE"/>
    <w:rsid w:val="00C900E0"/>
    <w:rsid w:val="00C93872"/>
    <w:rsid w:val="00C96B64"/>
    <w:rsid w:val="00CA059D"/>
    <w:rsid w:val="00CA36F5"/>
    <w:rsid w:val="00CA48BE"/>
    <w:rsid w:val="00CB0EE3"/>
    <w:rsid w:val="00CB0EEB"/>
    <w:rsid w:val="00CB1F94"/>
    <w:rsid w:val="00CB60C3"/>
    <w:rsid w:val="00CC218D"/>
    <w:rsid w:val="00CC4044"/>
    <w:rsid w:val="00CD2972"/>
    <w:rsid w:val="00CD2D59"/>
    <w:rsid w:val="00CD5167"/>
    <w:rsid w:val="00CD69F0"/>
    <w:rsid w:val="00CE1ECD"/>
    <w:rsid w:val="00CE277D"/>
    <w:rsid w:val="00CE3A27"/>
    <w:rsid w:val="00CE5F1F"/>
    <w:rsid w:val="00CE7FE3"/>
    <w:rsid w:val="00CF0ED4"/>
    <w:rsid w:val="00CF362D"/>
    <w:rsid w:val="00CF7637"/>
    <w:rsid w:val="00D0461F"/>
    <w:rsid w:val="00D04CEB"/>
    <w:rsid w:val="00D05FC5"/>
    <w:rsid w:val="00D10662"/>
    <w:rsid w:val="00D106C2"/>
    <w:rsid w:val="00D110AC"/>
    <w:rsid w:val="00D14F53"/>
    <w:rsid w:val="00D2159B"/>
    <w:rsid w:val="00D223AF"/>
    <w:rsid w:val="00D22741"/>
    <w:rsid w:val="00D24AE7"/>
    <w:rsid w:val="00D27EBB"/>
    <w:rsid w:val="00D32395"/>
    <w:rsid w:val="00D368EA"/>
    <w:rsid w:val="00D378FC"/>
    <w:rsid w:val="00D417C5"/>
    <w:rsid w:val="00D43CA1"/>
    <w:rsid w:val="00D5513D"/>
    <w:rsid w:val="00D61346"/>
    <w:rsid w:val="00D61F20"/>
    <w:rsid w:val="00D6272C"/>
    <w:rsid w:val="00D67F35"/>
    <w:rsid w:val="00D744B7"/>
    <w:rsid w:val="00D76BFB"/>
    <w:rsid w:val="00D813B6"/>
    <w:rsid w:val="00D90E8C"/>
    <w:rsid w:val="00D92D97"/>
    <w:rsid w:val="00D939F3"/>
    <w:rsid w:val="00D93BF9"/>
    <w:rsid w:val="00D9408A"/>
    <w:rsid w:val="00D941F7"/>
    <w:rsid w:val="00D96540"/>
    <w:rsid w:val="00D97AC7"/>
    <w:rsid w:val="00DA104D"/>
    <w:rsid w:val="00DA25A5"/>
    <w:rsid w:val="00DA65FB"/>
    <w:rsid w:val="00DB1187"/>
    <w:rsid w:val="00DB204A"/>
    <w:rsid w:val="00DB2CDF"/>
    <w:rsid w:val="00DB4AF4"/>
    <w:rsid w:val="00DC064A"/>
    <w:rsid w:val="00DC194B"/>
    <w:rsid w:val="00DD0A43"/>
    <w:rsid w:val="00DD41C3"/>
    <w:rsid w:val="00DE1840"/>
    <w:rsid w:val="00DE6C14"/>
    <w:rsid w:val="00DE6EB7"/>
    <w:rsid w:val="00DF602D"/>
    <w:rsid w:val="00DF7CC8"/>
    <w:rsid w:val="00E022BA"/>
    <w:rsid w:val="00E065EB"/>
    <w:rsid w:val="00E06E9C"/>
    <w:rsid w:val="00E0707B"/>
    <w:rsid w:val="00E12D1B"/>
    <w:rsid w:val="00E2192A"/>
    <w:rsid w:val="00E254B1"/>
    <w:rsid w:val="00E26823"/>
    <w:rsid w:val="00E33588"/>
    <w:rsid w:val="00E43A70"/>
    <w:rsid w:val="00E50B1F"/>
    <w:rsid w:val="00E50ED1"/>
    <w:rsid w:val="00E537B6"/>
    <w:rsid w:val="00E553BA"/>
    <w:rsid w:val="00E609DD"/>
    <w:rsid w:val="00E65496"/>
    <w:rsid w:val="00E670B5"/>
    <w:rsid w:val="00E71E1E"/>
    <w:rsid w:val="00E76061"/>
    <w:rsid w:val="00E77914"/>
    <w:rsid w:val="00E81727"/>
    <w:rsid w:val="00E82708"/>
    <w:rsid w:val="00E82AB3"/>
    <w:rsid w:val="00E84A1A"/>
    <w:rsid w:val="00E9519D"/>
    <w:rsid w:val="00EA0125"/>
    <w:rsid w:val="00EA330E"/>
    <w:rsid w:val="00EA53D3"/>
    <w:rsid w:val="00EB1310"/>
    <w:rsid w:val="00EB1B2B"/>
    <w:rsid w:val="00EB2E7D"/>
    <w:rsid w:val="00EB7749"/>
    <w:rsid w:val="00EC2010"/>
    <w:rsid w:val="00EC7813"/>
    <w:rsid w:val="00ED358E"/>
    <w:rsid w:val="00ED3FE8"/>
    <w:rsid w:val="00ED7631"/>
    <w:rsid w:val="00EE4711"/>
    <w:rsid w:val="00EE4BC1"/>
    <w:rsid w:val="00EE7104"/>
    <w:rsid w:val="00EF15EC"/>
    <w:rsid w:val="00EF57F8"/>
    <w:rsid w:val="00EF6667"/>
    <w:rsid w:val="00EF7A0E"/>
    <w:rsid w:val="00F007B3"/>
    <w:rsid w:val="00F01ECA"/>
    <w:rsid w:val="00F03656"/>
    <w:rsid w:val="00F0450B"/>
    <w:rsid w:val="00F06E52"/>
    <w:rsid w:val="00F10F2E"/>
    <w:rsid w:val="00F13858"/>
    <w:rsid w:val="00F17E49"/>
    <w:rsid w:val="00F20148"/>
    <w:rsid w:val="00F26636"/>
    <w:rsid w:val="00F3028A"/>
    <w:rsid w:val="00F35CE3"/>
    <w:rsid w:val="00F41809"/>
    <w:rsid w:val="00F51378"/>
    <w:rsid w:val="00F53358"/>
    <w:rsid w:val="00F64071"/>
    <w:rsid w:val="00F6466E"/>
    <w:rsid w:val="00F65A00"/>
    <w:rsid w:val="00F65C15"/>
    <w:rsid w:val="00F671C6"/>
    <w:rsid w:val="00F73C63"/>
    <w:rsid w:val="00F80C2C"/>
    <w:rsid w:val="00F8295C"/>
    <w:rsid w:val="00F83402"/>
    <w:rsid w:val="00F83A91"/>
    <w:rsid w:val="00F85FE7"/>
    <w:rsid w:val="00F9300D"/>
    <w:rsid w:val="00FA78A0"/>
    <w:rsid w:val="00FB5E4F"/>
    <w:rsid w:val="00FB7D27"/>
    <w:rsid w:val="00FC4A2B"/>
    <w:rsid w:val="00FC500F"/>
    <w:rsid w:val="00FC7288"/>
    <w:rsid w:val="00FD1DB7"/>
    <w:rsid w:val="00FE0A60"/>
    <w:rsid w:val="00FE158B"/>
    <w:rsid w:val="00FE3182"/>
    <w:rsid w:val="00FE346D"/>
    <w:rsid w:val="00FE6F7C"/>
    <w:rsid w:val="00FE7851"/>
    <w:rsid w:val="00FF590B"/>
    <w:rsid w:val="00FF5AD7"/>
    <w:rsid w:val="00FF6803"/>
    <w:rsid w:val="00FF7D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3249"/>
    <o:shapelayout v:ext="edit">
      <o:idmap v:ext="edit" data="1"/>
    </o:shapelayout>
  </w:shapeDefaults>
  <w:decimalSymbol w:val="."/>
  <w:listSeparator w:val=","/>
  <w14:docId w14:val="7813DEB1"/>
  <w15:docId w15:val="{98AA3D78-47B3-49E5-A926-34C47B42E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7A07E8"/>
    <w:pPr>
      <w:bidi/>
    </w:pPr>
    <w:rPr>
      <w:rFonts w:cs="David"/>
      <w:sz w:val="28"/>
      <w:szCs w:val="28"/>
    </w:rPr>
  </w:style>
  <w:style w:type="paragraph" w:styleId="1">
    <w:name w:val="heading 1"/>
    <w:basedOn w:val="a"/>
    <w:next w:val="a"/>
    <w:qFormat/>
    <w:rsid w:val="007A07E8"/>
    <w:pPr>
      <w:keepNext/>
      <w:jc w:val="center"/>
      <w:outlineLvl w:val="0"/>
    </w:pPr>
    <w:rPr>
      <w:b/>
      <w:bCs/>
      <w:szCs w:val="36"/>
      <w:u w:val="single"/>
    </w:rPr>
  </w:style>
  <w:style w:type="paragraph" w:styleId="2">
    <w:name w:val="heading 2"/>
    <w:basedOn w:val="a"/>
    <w:next w:val="a"/>
    <w:qFormat/>
    <w:rsid w:val="007A07E8"/>
    <w:pPr>
      <w:keepNext/>
      <w:outlineLvl w:val="1"/>
    </w:pPr>
    <w:rPr>
      <w:b/>
      <w:bCs/>
      <w:szCs w:val="32"/>
      <w:u w:val="single"/>
    </w:rPr>
  </w:style>
  <w:style w:type="paragraph" w:styleId="3">
    <w:name w:val="heading 3"/>
    <w:basedOn w:val="a"/>
    <w:next w:val="a"/>
    <w:qFormat/>
    <w:rsid w:val="007A07E8"/>
    <w:pPr>
      <w:keepNext/>
      <w:jc w:val="center"/>
      <w:outlineLvl w:val="2"/>
    </w:pPr>
    <w:rPr>
      <w:b/>
      <w:bCs/>
      <w:szCs w:val="32"/>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7A07E8"/>
    <w:pPr>
      <w:tabs>
        <w:tab w:val="center" w:pos="4153"/>
        <w:tab w:val="right" w:pos="8306"/>
      </w:tabs>
    </w:pPr>
  </w:style>
  <w:style w:type="paragraph" w:styleId="a5">
    <w:name w:val="footer"/>
    <w:basedOn w:val="a"/>
    <w:rsid w:val="007A07E8"/>
    <w:pPr>
      <w:tabs>
        <w:tab w:val="center" w:pos="4153"/>
        <w:tab w:val="right" w:pos="8306"/>
      </w:tabs>
    </w:pPr>
  </w:style>
  <w:style w:type="character" w:styleId="a6">
    <w:name w:val="page number"/>
    <w:basedOn w:val="a0"/>
    <w:rsid w:val="007A07E8"/>
  </w:style>
  <w:style w:type="table" w:styleId="a7">
    <w:name w:val="Table Grid"/>
    <w:basedOn w:val="a1"/>
    <w:rsid w:val="00772E72"/>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Document Map"/>
    <w:basedOn w:val="a"/>
    <w:semiHidden/>
    <w:rsid w:val="00ED7631"/>
    <w:pPr>
      <w:shd w:val="clear" w:color="auto" w:fill="000080"/>
    </w:pPr>
    <w:rPr>
      <w:rFonts w:ascii="Tahoma" w:hAnsi="Tahoma" w:cs="Tahoma"/>
      <w:sz w:val="20"/>
      <w:szCs w:val="20"/>
    </w:rPr>
  </w:style>
  <w:style w:type="paragraph" w:styleId="a9">
    <w:name w:val="Balloon Text"/>
    <w:basedOn w:val="a"/>
    <w:link w:val="aa"/>
    <w:rsid w:val="000B366F"/>
    <w:rPr>
      <w:rFonts w:ascii="Tahoma" w:hAnsi="Tahoma" w:cs="Tahoma"/>
      <w:sz w:val="16"/>
      <w:szCs w:val="16"/>
    </w:rPr>
  </w:style>
  <w:style w:type="character" w:customStyle="1" w:styleId="aa">
    <w:name w:val="טקסט בלונים תו"/>
    <w:basedOn w:val="a0"/>
    <w:link w:val="a9"/>
    <w:rsid w:val="000B366F"/>
    <w:rPr>
      <w:rFonts w:ascii="Tahoma" w:hAnsi="Tahoma" w:cs="Tahoma"/>
      <w:sz w:val="16"/>
      <w:szCs w:val="16"/>
    </w:rPr>
  </w:style>
  <w:style w:type="paragraph" w:styleId="ab">
    <w:name w:val="List Paragraph"/>
    <w:aliases w:val="מפרט פירוט סעיפים,פיסקת bullets,LP1,כותרת5,נספח 2 מתוקן"/>
    <w:basedOn w:val="a"/>
    <w:link w:val="ac"/>
    <w:uiPriority w:val="34"/>
    <w:qFormat/>
    <w:rsid w:val="00424D98"/>
    <w:pPr>
      <w:ind w:left="720"/>
      <w:contextualSpacing/>
    </w:pPr>
  </w:style>
  <w:style w:type="character" w:styleId="ad">
    <w:name w:val="annotation reference"/>
    <w:basedOn w:val="a0"/>
    <w:uiPriority w:val="99"/>
    <w:rsid w:val="00F007B3"/>
    <w:rPr>
      <w:sz w:val="16"/>
      <w:szCs w:val="16"/>
    </w:rPr>
  </w:style>
  <w:style w:type="paragraph" w:styleId="ae">
    <w:name w:val="annotation text"/>
    <w:basedOn w:val="a"/>
    <w:link w:val="af"/>
    <w:uiPriority w:val="99"/>
    <w:rsid w:val="00F007B3"/>
    <w:rPr>
      <w:sz w:val="20"/>
      <w:szCs w:val="20"/>
    </w:rPr>
  </w:style>
  <w:style w:type="character" w:customStyle="1" w:styleId="af">
    <w:name w:val="טקסט הערה תו"/>
    <w:basedOn w:val="a0"/>
    <w:link w:val="ae"/>
    <w:uiPriority w:val="99"/>
    <w:rsid w:val="00F007B3"/>
    <w:rPr>
      <w:rFonts w:cs="David"/>
    </w:rPr>
  </w:style>
  <w:style w:type="paragraph" w:styleId="af0">
    <w:name w:val="annotation subject"/>
    <w:basedOn w:val="ae"/>
    <w:next w:val="ae"/>
    <w:link w:val="af1"/>
    <w:rsid w:val="00F007B3"/>
    <w:rPr>
      <w:b/>
      <w:bCs/>
    </w:rPr>
  </w:style>
  <w:style w:type="character" w:customStyle="1" w:styleId="af1">
    <w:name w:val="נושא הערה תו"/>
    <w:basedOn w:val="af"/>
    <w:link w:val="af0"/>
    <w:rsid w:val="00F007B3"/>
    <w:rPr>
      <w:rFonts w:cs="David"/>
      <w:b/>
      <w:bCs/>
    </w:rPr>
  </w:style>
  <w:style w:type="paragraph" w:styleId="af2">
    <w:name w:val="Revision"/>
    <w:hidden/>
    <w:uiPriority w:val="99"/>
    <w:semiHidden/>
    <w:rsid w:val="0014191B"/>
    <w:rPr>
      <w:rFonts w:cs="David"/>
      <w:sz w:val="28"/>
      <w:szCs w:val="28"/>
    </w:rPr>
  </w:style>
  <w:style w:type="paragraph" w:styleId="NormalWeb">
    <w:name w:val="Normal (Web)"/>
    <w:basedOn w:val="a"/>
    <w:uiPriority w:val="99"/>
    <w:semiHidden/>
    <w:unhideWhenUsed/>
    <w:rsid w:val="007118B9"/>
    <w:pPr>
      <w:bidi w:val="0"/>
      <w:spacing w:before="100" w:beforeAutospacing="1" w:after="100" w:afterAutospacing="1"/>
    </w:pPr>
    <w:rPr>
      <w:rFonts w:eastAsiaTheme="minorEastAsia" w:cs="Times New Roman"/>
      <w:sz w:val="24"/>
      <w:szCs w:val="24"/>
    </w:rPr>
  </w:style>
  <w:style w:type="character" w:customStyle="1" w:styleId="a4">
    <w:name w:val="כותרת עליונה תו"/>
    <w:basedOn w:val="a0"/>
    <w:link w:val="a3"/>
    <w:rsid w:val="00363E80"/>
    <w:rPr>
      <w:rFonts w:cs="David"/>
      <w:sz w:val="28"/>
      <w:szCs w:val="28"/>
    </w:rPr>
  </w:style>
  <w:style w:type="character" w:styleId="af3">
    <w:name w:val="Strong"/>
    <w:basedOn w:val="a0"/>
    <w:qFormat/>
    <w:rsid w:val="007C4C55"/>
    <w:rPr>
      <w:b/>
      <w:bCs/>
    </w:rPr>
  </w:style>
  <w:style w:type="character" w:customStyle="1" w:styleId="ac">
    <w:name w:val="פיסקת רשימה תו"/>
    <w:aliases w:val="מפרט פירוט סעיפים תו,פיסקת bullets תו,LP1 תו,כותרת5 תו,נספח 2 מתוקן תו"/>
    <w:link w:val="ab"/>
    <w:uiPriority w:val="34"/>
    <w:locked/>
    <w:rsid w:val="007B0EDE"/>
    <w:rPr>
      <w:rFonts w:cs="David"/>
      <w:sz w:val="28"/>
      <w:szCs w:val="28"/>
    </w:rPr>
  </w:style>
  <w:style w:type="character" w:styleId="Hyperlink">
    <w:name w:val="Hyperlink"/>
    <w:basedOn w:val="a0"/>
    <w:uiPriority w:val="99"/>
    <w:semiHidden/>
    <w:unhideWhenUsed/>
    <w:rsid w:val="00FA78A0"/>
    <w:rPr>
      <w:color w:val="0563C1"/>
      <w:u w:val="single"/>
    </w:rPr>
  </w:style>
  <w:style w:type="character" w:styleId="FollowedHyperlink">
    <w:name w:val="FollowedHyperlink"/>
    <w:basedOn w:val="a0"/>
    <w:uiPriority w:val="99"/>
    <w:semiHidden/>
    <w:unhideWhenUsed/>
    <w:rsid w:val="00FA78A0"/>
    <w:rPr>
      <w:color w:val="954F72"/>
      <w:u w:val="single"/>
    </w:rPr>
  </w:style>
  <w:style w:type="paragraph" w:customStyle="1" w:styleId="msonormal0">
    <w:name w:val="msonormal"/>
    <w:basedOn w:val="a"/>
    <w:rsid w:val="00FA78A0"/>
    <w:pPr>
      <w:bidi w:val="0"/>
      <w:spacing w:before="100" w:beforeAutospacing="1" w:after="100" w:afterAutospacing="1"/>
    </w:pPr>
    <w:rPr>
      <w:rFonts w:cs="Times New Roman"/>
      <w:sz w:val="24"/>
      <w:szCs w:val="24"/>
    </w:rPr>
  </w:style>
  <w:style w:type="paragraph" w:customStyle="1" w:styleId="xl65">
    <w:name w:val="xl65"/>
    <w:basedOn w:val="a"/>
    <w:rsid w:val="00FA78A0"/>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textAlignment w:val="center"/>
    </w:pPr>
    <w:rPr>
      <w:rFonts w:ascii="David" w:hAnsi="David"/>
      <w:b/>
      <w:bCs/>
      <w:color w:val="000000"/>
      <w:sz w:val="24"/>
      <w:szCs w:val="24"/>
    </w:rPr>
  </w:style>
  <w:style w:type="paragraph" w:customStyle="1" w:styleId="xl66">
    <w:name w:val="xl66"/>
    <w:basedOn w:val="a"/>
    <w:rsid w:val="00FA78A0"/>
    <w:pPr>
      <w:pBdr>
        <w:top w:val="single" w:sz="4" w:space="0" w:color="auto"/>
        <w:left w:val="single" w:sz="4" w:space="0" w:color="auto"/>
        <w:bottom w:val="single" w:sz="4" w:space="0" w:color="auto"/>
        <w:right w:val="single" w:sz="4" w:space="0" w:color="auto"/>
      </w:pBdr>
      <w:bidi w:val="0"/>
      <w:spacing w:before="100" w:beforeAutospacing="1" w:after="100" w:afterAutospacing="1"/>
    </w:pPr>
    <w:rPr>
      <w:rFonts w:cs="Times New Roman"/>
      <w:sz w:val="24"/>
      <w:szCs w:val="24"/>
    </w:rPr>
  </w:style>
  <w:style w:type="paragraph" w:customStyle="1" w:styleId="xl67">
    <w:name w:val="xl67"/>
    <w:basedOn w:val="a"/>
    <w:rsid w:val="00FA78A0"/>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pPr>
    <w:rPr>
      <w:rFonts w:ascii="David" w:hAnsi="David"/>
      <w:sz w:val="24"/>
      <w:szCs w:val="24"/>
    </w:rPr>
  </w:style>
  <w:style w:type="paragraph" w:customStyle="1" w:styleId="xl68">
    <w:name w:val="xl68"/>
    <w:basedOn w:val="a"/>
    <w:rsid w:val="00FA78A0"/>
    <w:pPr>
      <w:bidi w:val="0"/>
      <w:spacing w:before="100" w:beforeAutospacing="1" w:after="100" w:afterAutospacing="1"/>
      <w:jc w:val="center"/>
    </w:pPr>
    <w:rPr>
      <w:rFonts w:cs="Times New Roman"/>
      <w:sz w:val="24"/>
      <w:szCs w:val="24"/>
    </w:rPr>
  </w:style>
  <w:style w:type="paragraph" w:customStyle="1" w:styleId="xl69">
    <w:name w:val="xl69"/>
    <w:basedOn w:val="a"/>
    <w:rsid w:val="00FA78A0"/>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pPr>
    <w:rPr>
      <w:rFonts w:cs="Times New Roman"/>
      <w:sz w:val="24"/>
      <w:szCs w:val="24"/>
    </w:rPr>
  </w:style>
  <w:style w:type="paragraph" w:customStyle="1" w:styleId="xl70">
    <w:name w:val="xl70"/>
    <w:basedOn w:val="a"/>
    <w:rsid w:val="00FA78A0"/>
    <w:pPr>
      <w:bidi w:val="0"/>
      <w:spacing w:before="100" w:beforeAutospacing="1" w:after="100" w:afterAutospacing="1"/>
      <w:jc w:val="center"/>
    </w:pPr>
    <w:rPr>
      <w:rFonts w:cs="Times New Roman"/>
      <w:sz w:val="24"/>
      <w:szCs w:val="24"/>
    </w:rPr>
  </w:style>
  <w:style w:type="paragraph" w:customStyle="1" w:styleId="xl71">
    <w:name w:val="xl71"/>
    <w:basedOn w:val="a"/>
    <w:rsid w:val="00FA78A0"/>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textAlignment w:val="top"/>
    </w:pPr>
    <w:rPr>
      <w:rFonts w:ascii="David" w:hAnsi="David"/>
      <w:sz w:val="24"/>
      <w:szCs w:val="24"/>
    </w:rPr>
  </w:style>
  <w:style w:type="paragraph" w:customStyle="1" w:styleId="xl72">
    <w:name w:val="xl72"/>
    <w:basedOn w:val="a"/>
    <w:rsid w:val="00FA78A0"/>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textAlignment w:val="center"/>
    </w:pPr>
    <w:rPr>
      <w:rFonts w:ascii="David" w:hAnsi="David"/>
      <w:b/>
      <w:bCs/>
      <w:color w:val="000000"/>
      <w:sz w:val="24"/>
      <w:szCs w:val="24"/>
    </w:rPr>
  </w:style>
  <w:style w:type="paragraph" w:customStyle="1" w:styleId="xl73">
    <w:name w:val="xl73"/>
    <w:basedOn w:val="a"/>
    <w:rsid w:val="00FA78A0"/>
    <w:pPr>
      <w:bidi w:val="0"/>
      <w:spacing w:before="100" w:beforeAutospacing="1" w:after="100" w:afterAutospacing="1"/>
      <w:textAlignment w:val="center"/>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08946">
      <w:bodyDiv w:val="1"/>
      <w:marLeft w:val="0"/>
      <w:marRight w:val="0"/>
      <w:marTop w:val="0"/>
      <w:marBottom w:val="0"/>
      <w:divBdr>
        <w:top w:val="none" w:sz="0" w:space="0" w:color="auto"/>
        <w:left w:val="none" w:sz="0" w:space="0" w:color="auto"/>
        <w:bottom w:val="none" w:sz="0" w:space="0" w:color="auto"/>
        <w:right w:val="none" w:sz="0" w:space="0" w:color="auto"/>
      </w:divBdr>
    </w:div>
    <w:div w:id="372734443">
      <w:bodyDiv w:val="1"/>
      <w:marLeft w:val="0"/>
      <w:marRight w:val="0"/>
      <w:marTop w:val="0"/>
      <w:marBottom w:val="0"/>
      <w:divBdr>
        <w:top w:val="none" w:sz="0" w:space="0" w:color="auto"/>
        <w:left w:val="none" w:sz="0" w:space="0" w:color="auto"/>
        <w:bottom w:val="none" w:sz="0" w:space="0" w:color="auto"/>
        <w:right w:val="none" w:sz="0" w:space="0" w:color="auto"/>
      </w:divBdr>
    </w:div>
    <w:div w:id="441609664">
      <w:bodyDiv w:val="1"/>
      <w:marLeft w:val="0"/>
      <w:marRight w:val="0"/>
      <w:marTop w:val="0"/>
      <w:marBottom w:val="0"/>
      <w:divBdr>
        <w:top w:val="none" w:sz="0" w:space="0" w:color="auto"/>
        <w:left w:val="none" w:sz="0" w:space="0" w:color="auto"/>
        <w:bottom w:val="none" w:sz="0" w:space="0" w:color="auto"/>
        <w:right w:val="none" w:sz="0" w:space="0" w:color="auto"/>
      </w:divBdr>
    </w:div>
    <w:div w:id="530262397">
      <w:bodyDiv w:val="1"/>
      <w:marLeft w:val="0"/>
      <w:marRight w:val="0"/>
      <w:marTop w:val="0"/>
      <w:marBottom w:val="0"/>
      <w:divBdr>
        <w:top w:val="none" w:sz="0" w:space="0" w:color="auto"/>
        <w:left w:val="none" w:sz="0" w:space="0" w:color="auto"/>
        <w:bottom w:val="none" w:sz="0" w:space="0" w:color="auto"/>
        <w:right w:val="none" w:sz="0" w:space="0" w:color="auto"/>
      </w:divBdr>
    </w:div>
    <w:div w:id="640773689">
      <w:bodyDiv w:val="1"/>
      <w:marLeft w:val="0"/>
      <w:marRight w:val="0"/>
      <w:marTop w:val="0"/>
      <w:marBottom w:val="0"/>
      <w:divBdr>
        <w:top w:val="none" w:sz="0" w:space="0" w:color="auto"/>
        <w:left w:val="none" w:sz="0" w:space="0" w:color="auto"/>
        <w:bottom w:val="none" w:sz="0" w:space="0" w:color="auto"/>
        <w:right w:val="none" w:sz="0" w:space="0" w:color="auto"/>
      </w:divBdr>
    </w:div>
    <w:div w:id="892543757">
      <w:bodyDiv w:val="1"/>
      <w:marLeft w:val="0"/>
      <w:marRight w:val="0"/>
      <w:marTop w:val="0"/>
      <w:marBottom w:val="0"/>
      <w:divBdr>
        <w:top w:val="none" w:sz="0" w:space="0" w:color="auto"/>
        <w:left w:val="none" w:sz="0" w:space="0" w:color="auto"/>
        <w:bottom w:val="none" w:sz="0" w:space="0" w:color="auto"/>
        <w:right w:val="none" w:sz="0" w:space="0" w:color="auto"/>
      </w:divBdr>
    </w:div>
    <w:div w:id="1005671045">
      <w:bodyDiv w:val="1"/>
      <w:marLeft w:val="0"/>
      <w:marRight w:val="0"/>
      <w:marTop w:val="0"/>
      <w:marBottom w:val="0"/>
      <w:divBdr>
        <w:top w:val="none" w:sz="0" w:space="0" w:color="auto"/>
        <w:left w:val="none" w:sz="0" w:space="0" w:color="auto"/>
        <w:bottom w:val="none" w:sz="0" w:space="0" w:color="auto"/>
        <w:right w:val="none" w:sz="0" w:space="0" w:color="auto"/>
      </w:divBdr>
    </w:div>
    <w:div w:id="1033116690">
      <w:bodyDiv w:val="1"/>
      <w:marLeft w:val="0"/>
      <w:marRight w:val="0"/>
      <w:marTop w:val="0"/>
      <w:marBottom w:val="0"/>
      <w:divBdr>
        <w:top w:val="none" w:sz="0" w:space="0" w:color="auto"/>
        <w:left w:val="none" w:sz="0" w:space="0" w:color="auto"/>
        <w:bottom w:val="none" w:sz="0" w:space="0" w:color="auto"/>
        <w:right w:val="none" w:sz="0" w:space="0" w:color="auto"/>
      </w:divBdr>
    </w:div>
    <w:div w:id="1202741635">
      <w:bodyDiv w:val="1"/>
      <w:marLeft w:val="0"/>
      <w:marRight w:val="0"/>
      <w:marTop w:val="0"/>
      <w:marBottom w:val="0"/>
      <w:divBdr>
        <w:top w:val="none" w:sz="0" w:space="0" w:color="auto"/>
        <w:left w:val="none" w:sz="0" w:space="0" w:color="auto"/>
        <w:bottom w:val="none" w:sz="0" w:space="0" w:color="auto"/>
        <w:right w:val="none" w:sz="0" w:space="0" w:color="auto"/>
      </w:divBdr>
    </w:div>
    <w:div w:id="1208302809">
      <w:bodyDiv w:val="1"/>
      <w:marLeft w:val="0"/>
      <w:marRight w:val="0"/>
      <w:marTop w:val="0"/>
      <w:marBottom w:val="0"/>
      <w:divBdr>
        <w:top w:val="none" w:sz="0" w:space="0" w:color="auto"/>
        <w:left w:val="none" w:sz="0" w:space="0" w:color="auto"/>
        <w:bottom w:val="none" w:sz="0" w:space="0" w:color="auto"/>
        <w:right w:val="none" w:sz="0" w:space="0" w:color="auto"/>
      </w:divBdr>
    </w:div>
    <w:div w:id="1594506283">
      <w:bodyDiv w:val="1"/>
      <w:marLeft w:val="0"/>
      <w:marRight w:val="0"/>
      <w:marTop w:val="0"/>
      <w:marBottom w:val="0"/>
      <w:divBdr>
        <w:top w:val="none" w:sz="0" w:space="0" w:color="auto"/>
        <w:left w:val="none" w:sz="0" w:space="0" w:color="auto"/>
        <w:bottom w:val="none" w:sz="0" w:space="0" w:color="auto"/>
        <w:right w:val="none" w:sz="0" w:space="0" w:color="auto"/>
      </w:divBdr>
    </w:div>
    <w:div w:id="1750538435">
      <w:bodyDiv w:val="1"/>
      <w:marLeft w:val="0"/>
      <w:marRight w:val="0"/>
      <w:marTop w:val="0"/>
      <w:marBottom w:val="0"/>
      <w:divBdr>
        <w:top w:val="none" w:sz="0" w:space="0" w:color="auto"/>
        <w:left w:val="none" w:sz="0" w:space="0" w:color="auto"/>
        <w:bottom w:val="none" w:sz="0" w:space="0" w:color="auto"/>
        <w:right w:val="none" w:sz="0" w:space="0" w:color="auto"/>
      </w:divBdr>
    </w:div>
    <w:div w:id="2064330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9247C1-92C6-476C-88E7-55D0B1F6D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19</Pages>
  <Words>6368</Words>
  <Characters>31048</Characters>
  <Application>Microsoft Office Word</Application>
  <DocSecurity>0</DocSecurity>
  <Lines>258</Lines>
  <Paragraphs>74</Paragraphs>
  <ScaleCrop>false</ScaleCrop>
  <HeadingPairs>
    <vt:vector size="2" baseType="variant">
      <vt:variant>
        <vt:lpstr>שם</vt:lpstr>
      </vt:variant>
      <vt:variant>
        <vt:i4>1</vt:i4>
      </vt:variant>
    </vt:vector>
  </HeadingPairs>
  <TitlesOfParts>
    <vt:vector size="1" baseType="lpstr">
      <vt:lpstr>תוכן ענינים</vt:lpstr>
    </vt:vector>
  </TitlesOfParts>
  <Company> </Company>
  <LinksUpToDate>false</LinksUpToDate>
  <CharactersWithSpaces>37342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תוכן ענינים</dc:title>
  <dc:subject/>
  <dc:creator>*</dc:creator>
  <cp:keywords/>
  <cp:lastModifiedBy>מרה"ס/השברה/עת"ר/קמ"ד חוזים והתקשרויות-יוליאנה</cp:lastModifiedBy>
  <cp:revision>14</cp:revision>
  <cp:lastPrinted>2019-05-20T08:40:00Z</cp:lastPrinted>
  <dcterms:created xsi:type="dcterms:W3CDTF">2025-09-14T14:45:00Z</dcterms:created>
  <dcterms:modified xsi:type="dcterms:W3CDTF">2025-09-15T09:32:00Z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